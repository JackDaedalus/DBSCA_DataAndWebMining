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7777777" w:rsidR="00A10131" w:rsidRDefault="001F7E0C" w:rsidP="00A10131">
            <w:pPr>
              <w:pStyle w:val="DocumentTitle"/>
            </w:pPr>
            <w:r>
              <w:t>Python</w:t>
            </w:r>
            <w:r w:rsidR="00C771ED">
              <w:t xml:space="preserve"> Machine Learning</w:t>
            </w:r>
            <w:r>
              <w:t xml:space="preserve"> Project</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1232E473" w:rsidR="007940C4" w:rsidRDefault="00C5687E" w:rsidP="00C5687E">
            <w:pPr>
              <w:pStyle w:val="FPTableLeft"/>
            </w:pPr>
            <w:r>
              <w:rPr>
                <w:sz w:val="32"/>
              </w:rPr>
              <w:t>10</w:t>
            </w:r>
            <w:r w:rsidR="003D0941">
              <w:rPr>
                <w:sz w:val="32"/>
              </w:rPr>
              <w:t>/</w:t>
            </w:r>
            <w:r>
              <w:rPr>
                <w:sz w:val="32"/>
              </w:rPr>
              <w:t>02</w:t>
            </w:r>
            <w:r w:rsidR="0014642A" w:rsidRPr="001F7E0C">
              <w:rPr>
                <w:sz w:val="32"/>
              </w:rPr>
              <w:t>/20</w:t>
            </w:r>
            <w:r>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40DB48A9" w14:textId="77777777" w:rsidR="004A51B2"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4A51B2">
        <w:rPr>
          <w:noProof/>
        </w:rPr>
        <w:t>1</w:t>
      </w:r>
      <w:r w:rsidR="004A51B2">
        <w:rPr>
          <w:noProof/>
        </w:rPr>
        <w:tab/>
        <w:t>Project Overview</w:t>
      </w:r>
      <w:r w:rsidR="004A51B2">
        <w:rPr>
          <w:noProof/>
        </w:rPr>
        <w:tab/>
      </w:r>
      <w:r w:rsidR="004A51B2">
        <w:rPr>
          <w:noProof/>
        </w:rPr>
        <w:fldChar w:fldCharType="begin"/>
      </w:r>
      <w:r w:rsidR="004A51B2">
        <w:rPr>
          <w:noProof/>
        </w:rPr>
        <w:instrText xml:space="preserve"> PAGEREF _Toc31048446 \h </w:instrText>
      </w:r>
      <w:r w:rsidR="004A51B2">
        <w:rPr>
          <w:noProof/>
        </w:rPr>
      </w:r>
      <w:r w:rsidR="004A51B2">
        <w:rPr>
          <w:noProof/>
        </w:rPr>
        <w:fldChar w:fldCharType="separate"/>
      </w:r>
      <w:r w:rsidR="004A51B2">
        <w:rPr>
          <w:noProof/>
        </w:rPr>
        <w:t>3</w:t>
      </w:r>
      <w:r w:rsidR="004A51B2">
        <w:rPr>
          <w:noProof/>
        </w:rPr>
        <w:fldChar w:fldCharType="end"/>
      </w:r>
    </w:p>
    <w:p w14:paraId="377F4A25" w14:textId="77777777" w:rsidR="004A51B2" w:rsidRDefault="004A51B2">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_Toc31048447 \h </w:instrText>
      </w:r>
      <w:r>
        <w:rPr>
          <w:noProof/>
        </w:rPr>
      </w:r>
      <w:r>
        <w:rPr>
          <w:noProof/>
        </w:rPr>
        <w:fldChar w:fldCharType="separate"/>
      </w:r>
      <w:r>
        <w:rPr>
          <w:noProof/>
        </w:rPr>
        <w:t>3</w:t>
      </w:r>
      <w:r>
        <w:rPr>
          <w:noProof/>
        </w:rPr>
        <w:fldChar w:fldCharType="end"/>
      </w:r>
    </w:p>
    <w:p w14:paraId="294C439C" w14:textId="77777777" w:rsidR="004A51B2" w:rsidRDefault="004A51B2">
      <w:pPr>
        <w:pStyle w:val="TOC2"/>
        <w:rPr>
          <w:rFonts w:asciiTheme="minorHAnsi" w:eastAsiaTheme="minorEastAsia" w:hAnsiTheme="minorHAnsi" w:cstheme="minorBidi"/>
          <w:noProof/>
          <w:szCs w:val="22"/>
          <w:lang w:eastAsia="en-GB"/>
        </w:rPr>
      </w:pPr>
      <w:r>
        <w:rPr>
          <w:noProof/>
        </w:rPr>
        <w:t>1.2</w:t>
      </w:r>
      <w:r>
        <w:rPr>
          <w:noProof/>
        </w:rPr>
        <w:tab/>
        <w:t>The CRISP-DM Methodology / Reference Model</w:t>
      </w:r>
      <w:r>
        <w:rPr>
          <w:noProof/>
        </w:rPr>
        <w:tab/>
      </w:r>
      <w:r>
        <w:rPr>
          <w:noProof/>
        </w:rPr>
        <w:fldChar w:fldCharType="begin"/>
      </w:r>
      <w:r>
        <w:rPr>
          <w:noProof/>
        </w:rPr>
        <w:instrText xml:space="preserve"> PAGEREF _Toc31048448 \h </w:instrText>
      </w:r>
      <w:r>
        <w:rPr>
          <w:noProof/>
        </w:rPr>
      </w:r>
      <w:r>
        <w:rPr>
          <w:noProof/>
        </w:rPr>
        <w:fldChar w:fldCharType="separate"/>
      </w:r>
      <w:r>
        <w:rPr>
          <w:noProof/>
        </w:rPr>
        <w:t>3</w:t>
      </w:r>
      <w:r>
        <w:rPr>
          <w:noProof/>
        </w:rPr>
        <w:fldChar w:fldCharType="end"/>
      </w:r>
    </w:p>
    <w:p w14:paraId="6DCA8D2A" w14:textId="77777777" w:rsidR="004A51B2" w:rsidRDefault="004A51B2">
      <w:pPr>
        <w:pStyle w:val="TOC2"/>
        <w:rPr>
          <w:rFonts w:asciiTheme="minorHAnsi" w:eastAsiaTheme="minorEastAsia" w:hAnsiTheme="minorHAnsi" w:cstheme="minorBidi"/>
          <w:noProof/>
          <w:szCs w:val="22"/>
          <w:lang w:eastAsia="en-GB"/>
        </w:rPr>
      </w:pPr>
      <w:r>
        <w:rPr>
          <w:noProof/>
        </w:rPr>
        <w:t>1.3</w:t>
      </w:r>
      <w:r>
        <w:rPr>
          <w:noProof/>
        </w:rPr>
        <w:tab/>
        <w:t>Development Environments</w:t>
      </w:r>
      <w:r>
        <w:rPr>
          <w:noProof/>
        </w:rPr>
        <w:tab/>
      </w:r>
      <w:r>
        <w:rPr>
          <w:noProof/>
        </w:rPr>
        <w:fldChar w:fldCharType="begin"/>
      </w:r>
      <w:r>
        <w:rPr>
          <w:noProof/>
        </w:rPr>
        <w:instrText xml:space="preserve"> PAGEREF _Toc31048449 \h </w:instrText>
      </w:r>
      <w:r>
        <w:rPr>
          <w:noProof/>
        </w:rPr>
      </w:r>
      <w:r>
        <w:rPr>
          <w:noProof/>
        </w:rPr>
        <w:fldChar w:fldCharType="separate"/>
      </w:r>
      <w:r>
        <w:rPr>
          <w:noProof/>
        </w:rPr>
        <w:t>6</w:t>
      </w:r>
      <w:r>
        <w:rPr>
          <w:noProof/>
        </w:rPr>
        <w:fldChar w:fldCharType="end"/>
      </w:r>
    </w:p>
    <w:p w14:paraId="0E9667C4"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2</w:t>
      </w:r>
      <w:r>
        <w:rPr>
          <w:noProof/>
        </w:rPr>
        <w:tab/>
        <w:t>Business Understanding</w:t>
      </w:r>
      <w:r>
        <w:rPr>
          <w:noProof/>
        </w:rPr>
        <w:tab/>
      </w:r>
      <w:r>
        <w:rPr>
          <w:noProof/>
        </w:rPr>
        <w:fldChar w:fldCharType="begin"/>
      </w:r>
      <w:r>
        <w:rPr>
          <w:noProof/>
        </w:rPr>
        <w:instrText xml:space="preserve"> PAGEREF _Toc31048450 \h </w:instrText>
      </w:r>
      <w:r>
        <w:rPr>
          <w:noProof/>
        </w:rPr>
      </w:r>
      <w:r>
        <w:rPr>
          <w:noProof/>
        </w:rPr>
        <w:fldChar w:fldCharType="separate"/>
      </w:r>
      <w:r>
        <w:rPr>
          <w:noProof/>
        </w:rPr>
        <w:t>7</w:t>
      </w:r>
      <w:r>
        <w:rPr>
          <w:noProof/>
        </w:rPr>
        <w:fldChar w:fldCharType="end"/>
      </w:r>
    </w:p>
    <w:p w14:paraId="3B178612" w14:textId="77777777" w:rsidR="004A51B2" w:rsidRDefault="004A51B2">
      <w:pPr>
        <w:pStyle w:val="TOC2"/>
        <w:rPr>
          <w:rFonts w:asciiTheme="minorHAnsi" w:eastAsiaTheme="minorEastAsia" w:hAnsiTheme="minorHAnsi" w:cstheme="minorBidi"/>
          <w:noProof/>
          <w:szCs w:val="22"/>
          <w:lang w:eastAsia="en-GB"/>
        </w:rPr>
      </w:pPr>
      <w:r>
        <w:rPr>
          <w:noProof/>
        </w:rPr>
        <w:t>2.1</w:t>
      </w:r>
      <w:r>
        <w:rPr>
          <w:noProof/>
        </w:rPr>
        <w:tab/>
        <w:t>Determine Business Objectives</w:t>
      </w:r>
      <w:r>
        <w:rPr>
          <w:noProof/>
        </w:rPr>
        <w:tab/>
      </w:r>
      <w:r>
        <w:rPr>
          <w:noProof/>
        </w:rPr>
        <w:fldChar w:fldCharType="begin"/>
      </w:r>
      <w:r>
        <w:rPr>
          <w:noProof/>
        </w:rPr>
        <w:instrText xml:space="preserve"> PAGEREF _Toc31048451 \h </w:instrText>
      </w:r>
      <w:r>
        <w:rPr>
          <w:noProof/>
        </w:rPr>
      </w:r>
      <w:r>
        <w:rPr>
          <w:noProof/>
        </w:rPr>
        <w:fldChar w:fldCharType="separate"/>
      </w:r>
      <w:r>
        <w:rPr>
          <w:noProof/>
        </w:rPr>
        <w:t>7</w:t>
      </w:r>
      <w:r>
        <w:rPr>
          <w:noProof/>
        </w:rPr>
        <w:fldChar w:fldCharType="end"/>
      </w:r>
    </w:p>
    <w:p w14:paraId="107F3F67" w14:textId="77777777" w:rsidR="004A51B2" w:rsidRDefault="004A51B2">
      <w:pPr>
        <w:pStyle w:val="TOC2"/>
        <w:rPr>
          <w:rFonts w:asciiTheme="minorHAnsi" w:eastAsiaTheme="minorEastAsia" w:hAnsiTheme="minorHAnsi" w:cstheme="minorBidi"/>
          <w:noProof/>
          <w:szCs w:val="22"/>
          <w:lang w:eastAsia="en-GB"/>
        </w:rPr>
      </w:pPr>
      <w:r>
        <w:rPr>
          <w:noProof/>
        </w:rPr>
        <w:t>2.2</w:t>
      </w:r>
      <w:r>
        <w:rPr>
          <w:noProof/>
        </w:rPr>
        <w:tab/>
        <w:t>Assess Situation</w:t>
      </w:r>
      <w:r>
        <w:rPr>
          <w:noProof/>
        </w:rPr>
        <w:tab/>
      </w:r>
      <w:r>
        <w:rPr>
          <w:noProof/>
        </w:rPr>
        <w:fldChar w:fldCharType="begin"/>
      </w:r>
      <w:r>
        <w:rPr>
          <w:noProof/>
        </w:rPr>
        <w:instrText xml:space="preserve"> PAGEREF _Toc31048452 \h </w:instrText>
      </w:r>
      <w:r>
        <w:rPr>
          <w:noProof/>
        </w:rPr>
      </w:r>
      <w:r>
        <w:rPr>
          <w:noProof/>
        </w:rPr>
        <w:fldChar w:fldCharType="separate"/>
      </w:r>
      <w:r>
        <w:rPr>
          <w:noProof/>
        </w:rPr>
        <w:t>8</w:t>
      </w:r>
      <w:r>
        <w:rPr>
          <w:noProof/>
        </w:rPr>
        <w:fldChar w:fldCharType="end"/>
      </w:r>
    </w:p>
    <w:p w14:paraId="7CB0043E" w14:textId="77777777" w:rsidR="004A51B2" w:rsidRDefault="004A51B2">
      <w:pPr>
        <w:pStyle w:val="TOC2"/>
        <w:rPr>
          <w:rFonts w:asciiTheme="minorHAnsi" w:eastAsiaTheme="minorEastAsia" w:hAnsiTheme="minorHAnsi" w:cstheme="minorBidi"/>
          <w:noProof/>
          <w:szCs w:val="22"/>
          <w:lang w:eastAsia="en-GB"/>
        </w:rPr>
      </w:pPr>
      <w:r>
        <w:rPr>
          <w:noProof/>
        </w:rPr>
        <w:t>2.3</w:t>
      </w:r>
      <w:r>
        <w:rPr>
          <w:noProof/>
        </w:rPr>
        <w:tab/>
        <w:t>Determine Data Mining Goals</w:t>
      </w:r>
      <w:r>
        <w:rPr>
          <w:noProof/>
        </w:rPr>
        <w:tab/>
      </w:r>
      <w:r>
        <w:rPr>
          <w:noProof/>
        </w:rPr>
        <w:fldChar w:fldCharType="begin"/>
      </w:r>
      <w:r>
        <w:rPr>
          <w:noProof/>
        </w:rPr>
        <w:instrText xml:space="preserve"> PAGEREF _Toc31048453 \h </w:instrText>
      </w:r>
      <w:r>
        <w:rPr>
          <w:noProof/>
        </w:rPr>
      </w:r>
      <w:r>
        <w:rPr>
          <w:noProof/>
        </w:rPr>
        <w:fldChar w:fldCharType="separate"/>
      </w:r>
      <w:r>
        <w:rPr>
          <w:noProof/>
        </w:rPr>
        <w:t>9</w:t>
      </w:r>
      <w:r>
        <w:rPr>
          <w:noProof/>
        </w:rPr>
        <w:fldChar w:fldCharType="end"/>
      </w:r>
    </w:p>
    <w:p w14:paraId="079FB6B6" w14:textId="77777777" w:rsidR="004A51B2" w:rsidRDefault="004A51B2">
      <w:pPr>
        <w:pStyle w:val="TOC2"/>
        <w:rPr>
          <w:rFonts w:asciiTheme="minorHAnsi" w:eastAsiaTheme="minorEastAsia" w:hAnsiTheme="minorHAnsi" w:cstheme="minorBidi"/>
          <w:noProof/>
          <w:szCs w:val="22"/>
          <w:lang w:eastAsia="en-GB"/>
        </w:rPr>
      </w:pPr>
      <w:r>
        <w:rPr>
          <w:noProof/>
        </w:rPr>
        <w:t>2.4</w:t>
      </w:r>
      <w:r>
        <w:rPr>
          <w:noProof/>
        </w:rPr>
        <w:tab/>
        <w:t>Produce Project Plan</w:t>
      </w:r>
      <w:r>
        <w:rPr>
          <w:noProof/>
        </w:rPr>
        <w:tab/>
      </w:r>
      <w:r>
        <w:rPr>
          <w:noProof/>
        </w:rPr>
        <w:fldChar w:fldCharType="begin"/>
      </w:r>
      <w:r>
        <w:rPr>
          <w:noProof/>
        </w:rPr>
        <w:instrText xml:space="preserve"> PAGEREF _Toc31048454 \h </w:instrText>
      </w:r>
      <w:r>
        <w:rPr>
          <w:noProof/>
        </w:rPr>
      </w:r>
      <w:r>
        <w:rPr>
          <w:noProof/>
        </w:rPr>
        <w:fldChar w:fldCharType="separate"/>
      </w:r>
      <w:r>
        <w:rPr>
          <w:noProof/>
        </w:rPr>
        <w:t>9</w:t>
      </w:r>
      <w:r>
        <w:rPr>
          <w:noProof/>
        </w:rPr>
        <w:fldChar w:fldCharType="end"/>
      </w:r>
    </w:p>
    <w:p w14:paraId="15312515"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3</w:t>
      </w:r>
      <w:r>
        <w:rPr>
          <w:noProof/>
        </w:rPr>
        <w:tab/>
        <w:t>Data Understanding</w:t>
      </w:r>
      <w:r>
        <w:rPr>
          <w:noProof/>
        </w:rPr>
        <w:tab/>
      </w:r>
      <w:r>
        <w:rPr>
          <w:noProof/>
        </w:rPr>
        <w:fldChar w:fldCharType="begin"/>
      </w:r>
      <w:r>
        <w:rPr>
          <w:noProof/>
        </w:rPr>
        <w:instrText xml:space="preserve"> PAGEREF _Toc31048455 \h </w:instrText>
      </w:r>
      <w:r>
        <w:rPr>
          <w:noProof/>
        </w:rPr>
      </w:r>
      <w:r>
        <w:rPr>
          <w:noProof/>
        </w:rPr>
        <w:fldChar w:fldCharType="separate"/>
      </w:r>
      <w:r>
        <w:rPr>
          <w:noProof/>
        </w:rPr>
        <w:t>11</w:t>
      </w:r>
      <w:r>
        <w:rPr>
          <w:noProof/>
        </w:rPr>
        <w:fldChar w:fldCharType="end"/>
      </w:r>
    </w:p>
    <w:p w14:paraId="19685C9D" w14:textId="77777777" w:rsidR="004A51B2" w:rsidRDefault="004A51B2">
      <w:pPr>
        <w:pStyle w:val="TOC2"/>
        <w:rPr>
          <w:rFonts w:asciiTheme="minorHAnsi" w:eastAsiaTheme="minorEastAsia" w:hAnsiTheme="minorHAnsi" w:cstheme="minorBidi"/>
          <w:noProof/>
          <w:szCs w:val="22"/>
          <w:lang w:eastAsia="en-GB"/>
        </w:rPr>
      </w:pPr>
      <w:r>
        <w:rPr>
          <w:noProof/>
        </w:rPr>
        <w:t>3.1</w:t>
      </w:r>
      <w:r>
        <w:rPr>
          <w:noProof/>
        </w:rPr>
        <w:tab/>
        <w:t>Collect Initial Data</w:t>
      </w:r>
      <w:r>
        <w:rPr>
          <w:noProof/>
        </w:rPr>
        <w:tab/>
      </w:r>
      <w:r>
        <w:rPr>
          <w:noProof/>
        </w:rPr>
        <w:fldChar w:fldCharType="begin"/>
      </w:r>
      <w:r>
        <w:rPr>
          <w:noProof/>
        </w:rPr>
        <w:instrText xml:space="preserve"> PAGEREF _Toc31048456 \h </w:instrText>
      </w:r>
      <w:r>
        <w:rPr>
          <w:noProof/>
        </w:rPr>
      </w:r>
      <w:r>
        <w:rPr>
          <w:noProof/>
        </w:rPr>
        <w:fldChar w:fldCharType="separate"/>
      </w:r>
      <w:r>
        <w:rPr>
          <w:noProof/>
        </w:rPr>
        <w:t>11</w:t>
      </w:r>
      <w:r>
        <w:rPr>
          <w:noProof/>
        </w:rPr>
        <w:fldChar w:fldCharType="end"/>
      </w:r>
    </w:p>
    <w:p w14:paraId="53B5BF89" w14:textId="77777777" w:rsidR="004A51B2" w:rsidRDefault="004A51B2">
      <w:pPr>
        <w:pStyle w:val="TOC2"/>
        <w:rPr>
          <w:rFonts w:asciiTheme="minorHAnsi" w:eastAsiaTheme="minorEastAsia" w:hAnsiTheme="minorHAnsi" w:cstheme="minorBidi"/>
          <w:noProof/>
          <w:szCs w:val="22"/>
          <w:lang w:eastAsia="en-GB"/>
        </w:rPr>
      </w:pPr>
      <w:r>
        <w:rPr>
          <w:noProof/>
        </w:rPr>
        <w:t>3.2</w:t>
      </w:r>
      <w:r>
        <w:rPr>
          <w:noProof/>
        </w:rPr>
        <w:tab/>
        <w:t>Describe Data</w:t>
      </w:r>
      <w:r>
        <w:rPr>
          <w:noProof/>
        </w:rPr>
        <w:tab/>
      </w:r>
      <w:r>
        <w:rPr>
          <w:noProof/>
        </w:rPr>
        <w:fldChar w:fldCharType="begin"/>
      </w:r>
      <w:r>
        <w:rPr>
          <w:noProof/>
        </w:rPr>
        <w:instrText xml:space="preserve"> PAGEREF _Toc31048457 \h </w:instrText>
      </w:r>
      <w:r>
        <w:rPr>
          <w:noProof/>
        </w:rPr>
      </w:r>
      <w:r>
        <w:rPr>
          <w:noProof/>
        </w:rPr>
        <w:fldChar w:fldCharType="separate"/>
      </w:r>
      <w:r>
        <w:rPr>
          <w:noProof/>
        </w:rPr>
        <w:t>12</w:t>
      </w:r>
      <w:r>
        <w:rPr>
          <w:noProof/>
        </w:rPr>
        <w:fldChar w:fldCharType="end"/>
      </w:r>
    </w:p>
    <w:p w14:paraId="7E81D610" w14:textId="77777777" w:rsidR="004A51B2" w:rsidRDefault="004A51B2">
      <w:pPr>
        <w:pStyle w:val="TOC2"/>
        <w:rPr>
          <w:rFonts w:asciiTheme="minorHAnsi" w:eastAsiaTheme="minorEastAsia" w:hAnsiTheme="minorHAnsi" w:cstheme="minorBidi"/>
          <w:noProof/>
          <w:szCs w:val="22"/>
          <w:lang w:eastAsia="en-GB"/>
        </w:rPr>
      </w:pPr>
      <w:r>
        <w:rPr>
          <w:noProof/>
        </w:rPr>
        <w:t>3.3</w:t>
      </w:r>
      <w:r>
        <w:rPr>
          <w:noProof/>
        </w:rPr>
        <w:tab/>
        <w:t>Explore Data</w:t>
      </w:r>
      <w:r>
        <w:rPr>
          <w:noProof/>
        </w:rPr>
        <w:tab/>
      </w:r>
      <w:r>
        <w:rPr>
          <w:noProof/>
        </w:rPr>
        <w:fldChar w:fldCharType="begin"/>
      </w:r>
      <w:r>
        <w:rPr>
          <w:noProof/>
        </w:rPr>
        <w:instrText xml:space="preserve"> PAGEREF _Toc31048458 \h </w:instrText>
      </w:r>
      <w:r>
        <w:rPr>
          <w:noProof/>
        </w:rPr>
      </w:r>
      <w:r>
        <w:rPr>
          <w:noProof/>
        </w:rPr>
        <w:fldChar w:fldCharType="separate"/>
      </w:r>
      <w:r>
        <w:rPr>
          <w:noProof/>
        </w:rPr>
        <w:t>13</w:t>
      </w:r>
      <w:r>
        <w:rPr>
          <w:noProof/>
        </w:rPr>
        <w:fldChar w:fldCharType="end"/>
      </w:r>
    </w:p>
    <w:p w14:paraId="55FE2836" w14:textId="77777777" w:rsidR="004A51B2" w:rsidRDefault="004A51B2">
      <w:pPr>
        <w:pStyle w:val="TOC2"/>
        <w:rPr>
          <w:rFonts w:asciiTheme="minorHAnsi" w:eastAsiaTheme="minorEastAsia" w:hAnsiTheme="minorHAnsi" w:cstheme="minorBidi"/>
          <w:noProof/>
          <w:szCs w:val="22"/>
          <w:lang w:eastAsia="en-GB"/>
        </w:rPr>
      </w:pPr>
      <w:r>
        <w:rPr>
          <w:noProof/>
        </w:rPr>
        <w:t>3.4</w:t>
      </w:r>
      <w:r>
        <w:rPr>
          <w:noProof/>
        </w:rPr>
        <w:tab/>
        <w:t>Verify Data Quality</w:t>
      </w:r>
      <w:r>
        <w:rPr>
          <w:noProof/>
        </w:rPr>
        <w:tab/>
      </w:r>
      <w:r>
        <w:rPr>
          <w:noProof/>
        </w:rPr>
        <w:fldChar w:fldCharType="begin"/>
      </w:r>
      <w:r>
        <w:rPr>
          <w:noProof/>
        </w:rPr>
        <w:instrText xml:space="preserve"> PAGEREF _Toc31048459 \h </w:instrText>
      </w:r>
      <w:r>
        <w:rPr>
          <w:noProof/>
        </w:rPr>
      </w:r>
      <w:r>
        <w:rPr>
          <w:noProof/>
        </w:rPr>
        <w:fldChar w:fldCharType="separate"/>
      </w:r>
      <w:r>
        <w:rPr>
          <w:noProof/>
        </w:rPr>
        <w:t>19</w:t>
      </w:r>
      <w:r>
        <w:rPr>
          <w:noProof/>
        </w:rPr>
        <w:fldChar w:fldCharType="end"/>
      </w:r>
    </w:p>
    <w:p w14:paraId="125977F6"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4</w:t>
      </w:r>
      <w:r>
        <w:rPr>
          <w:noProof/>
        </w:rPr>
        <w:tab/>
        <w:t>Data Preparation</w:t>
      </w:r>
      <w:r>
        <w:rPr>
          <w:noProof/>
        </w:rPr>
        <w:tab/>
      </w:r>
      <w:r>
        <w:rPr>
          <w:noProof/>
        </w:rPr>
        <w:fldChar w:fldCharType="begin"/>
      </w:r>
      <w:r>
        <w:rPr>
          <w:noProof/>
        </w:rPr>
        <w:instrText xml:space="preserve"> PAGEREF _Toc31048460 \h </w:instrText>
      </w:r>
      <w:r>
        <w:rPr>
          <w:noProof/>
        </w:rPr>
      </w:r>
      <w:r>
        <w:rPr>
          <w:noProof/>
        </w:rPr>
        <w:fldChar w:fldCharType="separate"/>
      </w:r>
      <w:r>
        <w:rPr>
          <w:noProof/>
        </w:rPr>
        <w:t>21</w:t>
      </w:r>
      <w:r>
        <w:rPr>
          <w:noProof/>
        </w:rPr>
        <w:fldChar w:fldCharType="end"/>
      </w:r>
    </w:p>
    <w:p w14:paraId="0D5BD1C4" w14:textId="77777777" w:rsidR="004A51B2" w:rsidRDefault="004A51B2">
      <w:pPr>
        <w:pStyle w:val="TOC2"/>
        <w:rPr>
          <w:rFonts w:asciiTheme="minorHAnsi" w:eastAsiaTheme="minorEastAsia" w:hAnsiTheme="minorHAnsi" w:cstheme="minorBidi"/>
          <w:noProof/>
          <w:szCs w:val="22"/>
          <w:lang w:eastAsia="en-GB"/>
        </w:rPr>
      </w:pPr>
      <w:r>
        <w:rPr>
          <w:noProof/>
        </w:rPr>
        <w:t>4.1</w:t>
      </w:r>
      <w:r>
        <w:rPr>
          <w:noProof/>
        </w:rPr>
        <w:tab/>
        <w:t>Select Data</w:t>
      </w:r>
      <w:r>
        <w:rPr>
          <w:noProof/>
        </w:rPr>
        <w:tab/>
      </w:r>
      <w:r>
        <w:rPr>
          <w:noProof/>
        </w:rPr>
        <w:fldChar w:fldCharType="begin"/>
      </w:r>
      <w:r>
        <w:rPr>
          <w:noProof/>
        </w:rPr>
        <w:instrText xml:space="preserve"> PAGEREF _Toc31048461 \h </w:instrText>
      </w:r>
      <w:r>
        <w:rPr>
          <w:noProof/>
        </w:rPr>
      </w:r>
      <w:r>
        <w:rPr>
          <w:noProof/>
        </w:rPr>
        <w:fldChar w:fldCharType="separate"/>
      </w:r>
      <w:r>
        <w:rPr>
          <w:noProof/>
        </w:rPr>
        <w:t>21</w:t>
      </w:r>
      <w:r>
        <w:rPr>
          <w:noProof/>
        </w:rPr>
        <w:fldChar w:fldCharType="end"/>
      </w:r>
    </w:p>
    <w:p w14:paraId="168B04ED" w14:textId="77777777" w:rsidR="004A51B2" w:rsidRDefault="004A51B2">
      <w:pPr>
        <w:pStyle w:val="TOC2"/>
        <w:rPr>
          <w:rFonts w:asciiTheme="minorHAnsi" w:eastAsiaTheme="minorEastAsia" w:hAnsiTheme="minorHAnsi" w:cstheme="minorBidi"/>
          <w:noProof/>
          <w:szCs w:val="22"/>
          <w:lang w:eastAsia="en-GB"/>
        </w:rPr>
      </w:pPr>
      <w:r>
        <w:rPr>
          <w:noProof/>
        </w:rPr>
        <w:t>4.2</w:t>
      </w:r>
      <w:r>
        <w:rPr>
          <w:noProof/>
        </w:rPr>
        <w:tab/>
        <w:t>Clean Data</w:t>
      </w:r>
      <w:r>
        <w:rPr>
          <w:noProof/>
        </w:rPr>
        <w:tab/>
      </w:r>
      <w:r>
        <w:rPr>
          <w:noProof/>
        </w:rPr>
        <w:fldChar w:fldCharType="begin"/>
      </w:r>
      <w:r>
        <w:rPr>
          <w:noProof/>
        </w:rPr>
        <w:instrText xml:space="preserve"> PAGEREF _Toc31048462 \h </w:instrText>
      </w:r>
      <w:r>
        <w:rPr>
          <w:noProof/>
        </w:rPr>
      </w:r>
      <w:r>
        <w:rPr>
          <w:noProof/>
        </w:rPr>
        <w:fldChar w:fldCharType="separate"/>
      </w:r>
      <w:r>
        <w:rPr>
          <w:noProof/>
        </w:rPr>
        <w:t>21</w:t>
      </w:r>
      <w:r>
        <w:rPr>
          <w:noProof/>
        </w:rPr>
        <w:fldChar w:fldCharType="end"/>
      </w:r>
    </w:p>
    <w:p w14:paraId="6E48BED4" w14:textId="77777777" w:rsidR="004A51B2" w:rsidRDefault="004A51B2">
      <w:pPr>
        <w:pStyle w:val="TOC2"/>
        <w:rPr>
          <w:rFonts w:asciiTheme="minorHAnsi" w:eastAsiaTheme="minorEastAsia" w:hAnsiTheme="minorHAnsi" w:cstheme="minorBidi"/>
          <w:noProof/>
          <w:szCs w:val="22"/>
          <w:lang w:eastAsia="en-GB"/>
        </w:rPr>
      </w:pPr>
      <w:r>
        <w:rPr>
          <w:noProof/>
        </w:rPr>
        <w:t>4.3</w:t>
      </w:r>
      <w:r>
        <w:rPr>
          <w:noProof/>
        </w:rPr>
        <w:tab/>
        <w:t>Construct Data</w:t>
      </w:r>
      <w:r>
        <w:rPr>
          <w:noProof/>
        </w:rPr>
        <w:tab/>
      </w:r>
      <w:r>
        <w:rPr>
          <w:noProof/>
        </w:rPr>
        <w:fldChar w:fldCharType="begin"/>
      </w:r>
      <w:r>
        <w:rPr>
          <w:noProof/>
        </w:rPr>
        <w:instrText xml:space="preserve"> PAGEREF _Toc31048463 \h </w:instrText>
      </w:r>
      <w:r>
        <w:rPr>
          <w:noProof/>
        </w:rPr>
      </w:r>
      <w:r>
        <w:rPr>
          <w:noProof/>
        </w:rPr>
        <w:fldChar w:fldCharType="separate"/>
      </w:r>
      <w:r>
        <w:rPr>
          <w:noProof/>
        </w:rPr>
        <w:t>21</w:t>
      </w:r>
      <w:r>
        <w:rPr>
          <w:noProof/>
        </w:rPr>
        <w:fldChar w:fldCharType="end"/>
      </w:r>
    </w:p>
    <w:p w14:paraId="77CDB6D6" w14:textId="77777777" w:rsidR="004A51B2" w:rsidRDefault="004A51B2">
      <w:pPr>
        <w:pStyle w:val="TOC2"/>
        <w:rPr>
          <w:rFonts w:asciiTheme="minorHAnsi" w:eastAsiaTheme="minorEastAsia" w:hAnsiTheme="minorHAnsi" w:cstheme="minorBidi"/>
          <w:noProof/>
          <w:szCs w:val="22"/>
          <w:lang w:eastAsia="en-GB"/>
        </w:rPr>
      </w:pPr>
      <w:r>
        <w:rPr>
          <w:noProof/>
        </w:rPr>
        <w:t>4.4</w:t>
      </w:r>
      <w:r>
        <w:rPr>
          <w:noProof/>
        </w:rPr>
        <w:tab/>
        <w:t>Integrate Data</w:t>
      </w:r>
      <w:r>
        <w:rPr>
          <w:noProof/>
        </w:rPr>
        <w:tab/>
      </w:r>
      <w:r>
        <w:rPr>
          <w:noProof/>
        </w:rPr>
        <w:fldChar w:fldCharType="begin"/>
      </w:r>
      <w:r>
        <w:rPr>
          <w:noProof/>
        </w:rPr>
        <w:instrText xml:space="preserve"> PAGEREF _Toc31048464 \h </w:instrText>
      </w:r>
      <w:r>
        <w:rPr>
          <w:noProof/>
        </w:rPr>
      </w:r>
      <w:r>
        <w:rPr>
          <w:noProof/>
        </w:rPr>
        <w:fldChar w:fldCharType="separate"/>
      </w:r>
      <w:r>
        <w:rPr>
          <w:noProof/>
        </w:rPr>
        <w:t>21</w:t>
      </w:r>
      <w:r>
        <w:rPr>
          <w:noProof/>
        </w:rPr>
        <w:fldChar w:fldCharType="end"/>
      </w:r>
    </w:p>
    <w:p w14:paraId="29EC1845" w14:textId="77777777" w:rsidR="004A51B2" w:rsidRDefault="004A51B2">
      <w:pPr>
        <w:pStyle w:val="TOC2"/>
        <w:rPr>
          <w:rFonts w:asciiTheme="minorHAnsi" w:eastAsiaTheme="minorEastAsia" w:hAnsiTheme="minorHAnsi" w:cstheme="minorBidi"/>
          <w:noProof/>
          <w:szCs w:val="22"/>
          <w:lang w:eastAsia="en-GB"/>
        </w:rPr>
      </w:pPr>
      <w:r>
        <w:rPr>
          <w:noProof/>
        </w:rPr>
        <w:t>4.5</w:t>
      </w:r>
      <w:r>
        <w:rPr>
          <w:noProof/>
        </w:rPr>
        <w:tab/>
        <w:t>Format Data</w:t>
      </w:r>
      <w:r>
        <w:rPr>
          <w:noProof/>
        </w:rPr>
        <w:tab/>
      </w:r>
      <w:r>
        <w:rPr>
          <w:noProof/>
        </w:rPr>
        <w:fldChar w:fldCharType="begin"/>
      </w:r>
      <w:r>
        <w:rPr>
          <w:noProof/>
        </w:rPr>
        <w:instrText xml:space="preserve"> PAGEREF _Toc31048465 \h </w:instrText>
      </w:r>
      <w:r>
        <w:rPr>
          <w:noProof/>
        </w:rPr>
      </w:r>
      <w:r>
        <w:rPr>
          <w:noProof/>
        </w:rPr>
        <w:fldChar w:fldCharType="separate"/>
      </w:r>
      <w:r>
        <w:rPr>
          <w:noProof/>
        </w:rPr>
        <w:t>21</w:t>
      </w:r>
      <w:r>
        <w:rPr>
          <w:noProof/>
        </w:rPr>
        <w:fldChar w:fldCharType="end"/>
      </w:r>
    </w:p>
    <w:p w14:paraId="616BD187"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5</w:t>
      </w:r>
      <w:r>
        <w:rPr>
          <w:noProof/>
        </w:rPr>
        <w:tab/>
        <w:t>Modelling</w:t>
      </w:r>
      <w:r>
        <w:rPr>
          <w:noProof/>
        </w:rPr>
        <w:tab/>
      </w:r>
      <w:r>
        <w:rPr>
          <w:noProof/>
        </w:rPr>
        <w:fldChar w:fldCharType="begin"/>
      </w:r>
      <w:r>
        <w:rPr>
          <w:noProof/>
        </w:rPr>
        <w:instrText xml:space="preserve"> PAGEREF _Toc31048466 \h </w:instrText>
      </w:r>
      <w:r>
        <w:rPr>
          <w:noProof/>
        </w:rPr>
      </w:r>
      <w:r>
        <w:rPr>
          <w:noProof/>
        </w:rPr>
        <w:fldChar w:fldCharType="separate"/>
      </w:r>
      <w:r>
        <w:rPr>
          <w:noProof/>
        </w:rPr>
        <w:t>22</w:t>
      </w:r>
      <w:r>
        <w:rPr>
          <w:noProof/>
        </w:rPr>
        <w:fldChar w:fldCharType="end"/>
      </w:r>
    </w:p>
    <w:p w14:paraId="0052064F" w14:textId="77777777" w:rsidR="004A51B2" w:rsidRDefault="004A51B2">
      <w:pPr>
        <w:pStyle w:val="TOC2"/>
        <w:rPr>
          <w:rFonts w:asciiTheme="minorHAnsi" w:eastAsiaTheme="minorEastAsia" w:hAnsiTheme="minorHAnsi" w:cstheme="minorBidi"/>
          <w:noProof/>
          <w:szCs w:val="22"/>
          <w:lang w:eastAsia="en-GB"/>
        </w:rPr>
      </w:pPr>
      <w:r>
        <w:rPr>
          <w:noProof/>
        </w:rPr>
        <w:t>5.1</w:t>
      </w:r>
      <w:r>
        <w:rPr>
          <w:noProof/>
        </w:rPr>
        <w:tab/>
        <w:t>Select Modelling Technique</w:t>
      </w:r>
      <w:r>
        <w:rPr>
          <w:noProof/>
        </w:rPr>
        <w:tab/>
      </w:r>
      <w:r>
        <w:rPr>
          <w:noProof/>
        </w:rPr>
        <w:fldChar w:fldCharType="begin"/>
      </w:r>
      <w:r>
        <w:rPr>
          <w:noProof/>
        </w:rPr>
        <w:instrText xml:space="preserve"> PAGEREF _Toc31048467 \h </w:instrText>
      </w:r>
      <w:r>
        <w:rPr>
          <w:noProof/>
        </w:rPr>
      </w:r>
      <w:r>
        <w:rPr>
          <w:noProof/>
        </w:rPr>
        <w:fldChar w:fldCharType="separate"/>
      </w:r>
      <w:r>
        <w:rPr>
          <w:noProof/>
        </w:rPr>
        <w:t>22</w:t>
      </w:r>
      <w:r>
        <w:rPr>
          <w:noProof/>
        </w:rPr>
        <w:fldChar w:fldCharType="end"/>
      </w:r>
    </w:p>
    <w:p w14:paraId="65C8A524" w14:textId="77777777" w:rsidR="004A51B2" w:rsidRDefault="004A51B2">
      <w:pPr>
        <w:pStyle w:val="TOC2"/>
        <w:rPr>
          <w:rFonts w:asciiTheme="minorHAnsi" w:eastAsiaTheme="minorEastAsia" w:hAnsiTheme="minorHAnsi" w:cstheme="minorBidi"/>
          <w:noProof/>
          <w:szCs w:val="22"/>
          <w:lang w:eastAsia="en-GB"/>
        </w:rPr>
      </w:pPr>
      <w:r>
        <w:rPr>
          <w:noProof/>
        </w:rPr>
        <w:t>5.2</w:t>
      </w:r>
      <w:r>
        <w:rPr>
          <w:noProof/>
        </w:rPr>
        <w:tab/>
        <w:t>Generate Test Design</w:t>
      </w:r>
      <w:r>
        <w:rPr>
          <w:noProof/>
        </w:rPr>
        <w:tab/>
      </w:r>
      <w:r>
        <w:rPr>
          <w:noProof/>
        </w:rPr>
        <w:fldChar w:fldCharType="begin"/>
      </w:r>
      <w:r>
        <w:rPr>
          <w:noProof/>
        </w:rPr>
        <w:instrText xml:space="preserve"> PAGEREF _Toc31048468 \h </w:instrText>
      </w:r>
      <w:r>
        <w:rPr>
          <w:noProof/>
        </w:rPr>
      </w:r>
      <w:r>
        <w:rPr>
          <w:noProof/>
        </w:rPr>
        <w:fldChar w:fldCharType="separate"/>
      </w:r>
      <w:r>
        <w:rPr>
          <w:noProof/>
        </w:rPr>
        <w:t>22</w:t>
      </w:r>
      <w:r>
        <w:rPr>
          <w:noProof/>
        </w:rPr>
        <w:fldChar w:fldCharType="end"/>
      </w:r>
    </w:p>
    <w:p w14:paraId="5D7448DE" w14:textId="77777777" w:rsidR="004A51B2" w:rsidRDefault="004A51B2">
      <w:pPr>
        <w:pStyle w:val="TOC2"/>
        <w:rPr>
          <w:rFonts w:asciiTheme="minorHAnsi" w:eastAsiaTheme="minorEastAsia" w:hAnsiTheme="minorHAnsi" w:cstheme="minorBidi"/>
          <w:noProof/>
          <w:szCs w:val="22"/>
          <w:lang w:eastAsia="en-GB"/>
        </w:rPr>
      </w:pPr>
      <w:r>
        <w:rPr>
          <w:noProof/>
        </w:rPr>
        <w:t>5.3</w:t>
      </w:r>
      <w:r>
        <w:rPr>
          <w:noProof/>
        </w:rPr>
        <w:tab/>
        <w:t>Build Model</w:t>
      </w:r>
      <w:r>
        <w:rPr>
          <w:noProof/>
        </w:rPr>
        <w:tab/>
      </w:r>
      <w:r>
        <w:rPr>
          <w:noProof/>
        </w:rPr>
        <w:fldChar w:fldCharType="begin"/>
      </w:r>
      <w:r>
        <w:rPr>
          <w:noProof/>
        </w:rPr>
        <w:instrText xml:space="preserve"> PAGEREF _Toc31048469 \h </w:instrText>
      </w:r>
      <w:r>
        <w:rPr>
          <w:noProof/>
        </w:rPr>
      </w:r>
      <w:r>
        <w:rPr>
          <w:noProof/>
        </w:rPr>
        <w:fldChar w:fldCharType="separate"/>
      </w:r>
      <w:r>
        <w:rPr>
          <w:noProof/>
        </w:rPr>
        <w:t>22</w:t>
      </w:r>
      <w:r>
        <w:rPr>
          <w:noProof/>
        </w:rPr>
        <w:fldChar w:fldCharType="end"/>
      </w:r>
    </w:p>
    <w:p w14:paraId="511C5F5D" w14:textId="77777777" w:rsidR="004A51B2" w:rsidRDefault="004A51B2">
      <w:pPr>
        <w:pStyle w:val="TOC2"/>
        <w:rPr>
          <w:rFonts w:asciiTheme="minorHAnsi" w:eastAsiaTheme="minorEastAsia" w:hAnsiTheme="minorHAnsi" w:cstheme="minorBidi"/>
          <w:noProof/>
          <w:szCs w:val="22"/>
          <w:lang w:eastAsia="en-GB"/>
        </w:rPr>
      </w:pPr>
      <w:r>
        <w:rPr>
          <w:noProof/>
        </w:rPr>
        <w:t>5.4</w:t>
      </w:r>
      <w:r>
        <w:rPr>
          <w:noProof/>
        </w:rPr>
        <w:tab/>
        <w:t>Assess Model</w:t>
      </w:r>
      <w:r>
        <w:rPr>
          <w:noProof/>
        </w:rPr>
        <w:tab/>
      </w:r>
      <w:r>
        <w:rPr>
          <w:noProof/>
        </w:rPr>
        <w:fldChar w:fldCharType="begin"/>
      </w:r>
      <w:r>
        <w:rPr>
          <w:noProof/>
        </w:rPr>
        <w:instrText xml:space="preserve"> PAGEREF _Toc31048470 \h </w:instrText>
      </w:r>
      <w:r>
        <w:rPr>
          <w:noProof/>
        </w:rPr>
      </w:r>
      <w:r>
        <w:rPr>
          <w:noProof/>
        </w:rPr>
        <w:fldChar w:fldCharType="separate"/>
      </w:r>
      <w:r>
        <w:rPr>
          <w:noProof/>
        </w:rPr>
        <w:t>22</w:t>
      </w:r>
      <w:r>
        <w:rPr>
          <w:noProof/>
        </w:rPr>
        <w:fldChar w:fldCharType="end"/>
      </w:r>
    </w:p>
    <w:p w14:paraId="48835025"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6</w:t>
      </w:r>
      <w:r>
        <w:rPr>
          <w:noProof/>
        </w:rPr>
        <w:tab/>
        <w:t>Evaluation</w:t>
      </w:r>
      <w:r>
        <w:rPr>
          <w:noProof/>
        </w:rPr>
        <w:tab/>
      </w:r>
      <w:r>
        <w:rPr>
          <w:noProof/>
        </w:rPr>
        <w:fldChar w:fldCharType="begin"/>
      </w:r>
      <w:r>
        <w:rPr>
          <w:noProof/>
        </w:rPr>
        <w:instrText xml:space="preserve"> PAGEREF _Toc31048471 \h </w:instrText>
      </w:r>
      <w:r>
        <w:rPr>
          <w:noProof/>
        </w:rPr>
      </w:r>
      <w:r>
        <w:rPr>
          <w:noProof/>
        </w:rPr>
        <w:fldChar w:fldCharType="separate"/>
      </w:r>
      <w:r>
        <w:rPr>
          <w:noProof/>
        </w:rPr>
        <w:t>23</w:t>
      </w:r>
      <w:r>
        <w:rPr>
          <w:noProof/>
        </w:rPr>
        <w:fldChar w:fldCharType="end"/>
      </w:r>
    </w:p>
    <w:p w14:paraId="70A681B7" w14:textId="77777777" w:rsidR="004A51B2" w:rsidRDefault="004A51B2">
      <w:pPr>
        <w:pStyle w:val="TOC2"/>
        <w:rPr>
          <w:rFonts w:asciiTheme="minorHAnsi" w:eastAsiaTheme="minorEastAsia" w:hAnsiTheme="minorHAnsi" w:cstheme="minorBidi"/>
          <w:noProof/>
          <w:szCs w:val="22"/>
          <w:lang w:eastAsia="en-GB"/>
        </w:rPr>
      </w:pPr>
      <w:r>
        <w:rPr>
          <w:noProof/>
        </w:rPr>
        <w:t>6.1</w:t>
      </w:r>
      <w:r>
        <w:rPr>
          <w:noProof/>
        </w:rPr>
        <w:tab/>
        <w:t>Evaluate Results</w:t>
      </w:r>
      <w:r>
        <w:rPr>
          <w:noProof/>
        </w:rPr>
        <w:tab/>
      </w:r>
      <w:r>
        <w:rPr>
          <w:noProof/>
        </w:rPr>
        <w:fldChar w:fldCharType="begin"/>
      </w:r>
      <w:r>
        <w:rPr>
          <w:noProof/>
        </w:rPr>
        <w:instrText xml:space="preserve"> PAGEREF _Toc31048472 \h </w:instrText>
      </w:r>
      <w:r>
        <w:rPr>
          <w:noProof/>
        </w:rPr>
      </w:r>
      <w:r>
        <w:rPr>
          <w:noProof/>
        </w:rPr>
        <w:fldChar w:fldCharType="separate"/>
      </w:r>
      <w:r>
        <w:rPr>
          <w:noProof/>
        </w:rPr>
        <w:t>23</w:t>
      </w:r>
      <w:r>
        <w:rPr>
          <w:noProof/>
        </w:rPr>
        <w:fldChar w:fldCharType="end"/>
      </w:r>
    </w:p>
    <w:p w14:paraId="3ECB475C" w14:textId="77777777" w:rsidR="004A51B2" w:rsidRDefault="004A51B2">
      <w:pPr>
        <w:pStyle w:val="TOC2"/>
        <w:rPr>
          <w:rFonts w:asciiTheme="minorHAnsi" w:eastAsiaTheme="minorEastAsia" w:hAnsiTheme="minorHAnsi" w:cstheme="minorBidi"/>
          <w:noProof/>
          <w:szCs w:val="22"/>
          <w:lang w:eastAsia="en-GB"/>
        </w:rPr>
      </w:pPr>
      <w:r>
        <w:rPr>
          <w:noProof/>
        </w:rPr>
        <w:t>6.2</w:t>
      </w:r>
      <w:r>
        <w:rPr>
          <w:noProof/>
        </w:rPr>
        <w:tab/>
        <w:t>Review Process</w:t>
      </w:r>
      <w:r>
        <w:rPr>
          <w:noProof/>
        </w:rPr>
        <w:tab/>
      </w:r>
      <w:r>
        <w:rPr>
          <w:noProof/>
        </w:rPr>
        <w:fldChar w:fldCharType="begin"/>
      </w:r>
      <w:r>
        <w:rPr>
          <w:noProof/>
        </w:rPr>
        <w:instrText xml:space="preserve"> PAGEREF _Toc31048473 \h </w:instrText>
      </w:r>
      <w:r>
        <w:rPr>
          <w:noProof/>
        </w:rPr>
      </w:r>
      <w:r>
        <w:rPr>
          <w:noProof/>
        </w:rPr>
        <w:fldChar w:fldCharType="separate"/>
      </w:r>
      <w:r>
        <w:rPr>
          <w:noProof/>
        </w:rPr>
        <w:t>23</w:t>
      </w:r>
      <w:r>
        <w:rPr>
          <w:noProof/>
        </w:rPr>
        <w:fldChar w:fldCharType="end"/>
      </w:r>
    </w:p>
    <w:p w14:paraId="177D7442" w14:textId="77777777" w:rsidR="004A51B2" w:rsidRDefault="004A51B2">
      <w:pPr>
        <w:pStyle w:val="TOC2"/>
        <w:rPr>
          <w:rFonts w:asciiTheme="minorHAnsi" w:eastAsiaTheme="minorEastAsia" w:hAnsiTheme="minorHAnsi" w:cstheme="minorBidi"/>
          <w:noProof/>
          <w:szCs w:val="22"/>
          <w:lang w:eastAsia="en-GB"/>
        </w:rPr>
      </w:pPr>
      <w:r>
        <w:rPr>
          <w:noProof/>
        </w:rPr>
        <w:t>6.3</w:t>
      </w:r>
      <w:r>
        <w:rPr>
          <w:noProof/>
        </w:rPr>
        <w:tab/>
        <w:t>Determine Next Steps</w:t>
      </w:r>
      <w:r>
        <w:rPr>
          <w:noProof/>
        </w:rPr>
        <w:tab/>
      </w:r>
      <w:r>
        <w:rPr>
          <w:noProof/>
        </w:rPr>
        <w:fldChar w:fldCharType="begin"/>
      </w:r>
      <w:r>
        <w:rPr>
          <w:noProof/>
        </w:rPr>
        <w:instrText xml:space="preserve"> PAGEREF _Toc31048474 \h </w:instrText>
      </w:r>
      <w:r>
        <w:rPr>
          <w:noProof/>
        </w:rPr>
      </w:r>
      <w:r>
        <w:rPr>
          <w:noProof/>
        </w:rPr>
        <w:fldChar w:fldCharType="separate"/>
      </w:r>
      <w:r>
        <w:rPr>
          <w:noProof/>
        </w:rPr>
        <w:t>23</w:t>
      </w:r>
      <w:r>
        <w:rPr>
          <w:noProof/>
        </w:rPr>
        <w:fldChar w:fldCharType="end"/>
      </w:r>
    </w:p>
    <w:p w14:paraId="42E1C7AA"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7</w:t>
      </w:r>
      <w:r>
        <w:rPr>
          <w:noProof/>
        </w:rPr>
        <w:tab/>
        <w:t>Deployment</w:t>
      </w:r>
      <w:r>
        <w:rPr>
          <w:noProof/>
        </w:rPr>
        <w:tab/>
      </w:r>
      <w:r>
        <w:rPr>
          <w:noProof/>
        </w:rPr>
        <w:fldChar w:fldCharType="begin"/>
      </w:r>
      <w:r>
        <w:rPr>
          <w:noProof/>
        </w:rPr>
        <w:instrText xml:space="preserve"> PAGEREF _Toc31048475 \h </w:instrText>
      </w:r>
      <w:r>
        <w:rPr>
          <w:noProof/>
        </w:rPr>
      </w:r>
      <w:r>
        <w:rPr>
          <w:noProof/>
        </w:rPr>
        <w:fldChar w:fldCharType="separate"/>
      </w:r>
      <w:r>
        <w:rPr>
          <w:noProof/>
        </w:rPr>
        <w:t>24</w:t>
      </w:r>
      <w:r>
        <w:rPr>
          <w:noProof/>
        </w:rPr>
        <w:fldChar w:fldCharType="end"/>
      </w:r>
    </w:p>
    <w:p w14:paraId="6AB5ADBB" w14:textId="77777777" w:rsidR="004A51B2" w:rsidRDefault="004A51B2">
      <w:pPr>
        <w:pStyle w:val="TOC2"/>
        <w:rPr>
          <w:rFonts w:asciiTheme="minorHAnsi" w:eastAsiaTheme="minorEastAsia" w:hAnsiTheme="minorHAnsi" w:cstheme="minorBidi"/>
          <w:noProof/>
          <w:szCs w:val="22"/>
          <w:lang w:eastAsia="en-GB"/>
        </w:rPr>
      </w:pPr>
      <w:r>
        <w:rPr>
          <w:noProof/>
        </w:rPr>
        <w:t>7.1</w:t>
      </w:r>
      <w:r>
        <w:rPr>
          <w:noProof/>
        </w:rPr>
        <w:tab/>
        <w:t>Plan Deployment</w:t>
      </w:r>
      <w:r>
        <w:rPr>
          <w:noProof/>
        </w:rPr>
        <w:tab/>
      </w:r>
      <w:r>
        <w:rPr>
          <w:noProof/>
        </w:rPr>
        <w:fldChar w:fldCharType="begin"/>
      </w:r>
      <w:r>
        <w:rPr>
          <w:noProof/>
        </w:rPr>
        <w:instrText xml:space="preserve"> PAGEREF _Toc31048476 \h </w:instrText>
      </w:r>
      <w:r>
        <w:rPr>
          <w:noProof/>
        </w:rPr>
      </w:r>
      <w:r>
        <w:rPr>
          <w:noProof/>
        </w:rPr>
        <w:fldChar w:fldCharType="separate"/>
      </w:r>
      <w:r>
        <w:rPr>
          <w:noProof/>
        </w:rPr>
        <w:t>24</w:t>
      </w:r>
      <w:r>
        <w:rPr>
          <w:noProof/>
        </w:rPr>
        <w:fldChar w:fldCharType="end"/>
      </w:r>
    </w:p>
    <w:p w14:paraId="56D6CB21" w14:textId="77777777" w:rsidR="004A51B2" w:rsidRDefault="004A51B2">
      <w:pPr>
        <w:pStyle w:val="TOC2"/>
        <w:rPr>
          <w:rFonts w:asciiTheme="minorHAnsi" w:eastAsiaTheme="minorEastAsia" w:hAnsiTheme="minorHAnsi" w:cstheme="minorBidi"/>
          <w:noProof/>
          <w:szCs w:val="22"/>
          <w:lang w:eastAsia="en-GB"/>
        </w:rPr>
      </w:pPr>
      <w:r>
        <w:rPr>
          <w:noProof/>
        </w:rPr>
        <w:t>7.2</w:t>
      </w:r>
      <w:r>
        <w:rPr>
          <w:noProof/>
        </w:rPr>
        <w:tab/>
        <w:t>Plan Monitoring and Maintenance</w:t>
      </w:r>
      <w:r>
        <w:rPr>
          <w:noProof/>
        </w:rPr>
        <w:tab/>
      </w:r>
      <w:r>
        <w:rPr>
          <w:noProof/>
        </w:rPr>
        <w:fldChar w:fldCharType="begin"/>
      </w:r>
      <w:r>
        <w:rPr>
          <w:noProof/>
        </w:rPr>
        <w:instrText xml:space="preserve"> PAGEREF _Toc31048477 \h </w:instrText>
      </w:r>
      <w:r>
        <w:rPr>
          <w:noProof/>
        </w:rPr>
      </w:r>
      <w:r>
        <w:rPr>
          <w:noProof/>
        </w:rPr>
        <w:fldChar w:fldCharType="separate"/>
      </w:r>
      <w:r>
        <w:rPr>
          <w:noProof/>
        </w:rPr>
        <w:t>24</w:t>
      </w:r>
      <w:r>
        <w:rPr>
          <w:noProof/>
        </w:rPr>
        <w:fldChar w:fldCharType="end"/>
      </w:r>
    </w:p>
    <w:p w14:paraId="093B95EC" w14:textId="77777777" w:rsidR="004A51B2" w:rsidRDefault="004A51B2">
      <w:pPr>
        <w:pStyle w:val="TOC2"/>
        <w:rPr>
          <w:rFonts w:asciiTheme="minorHAnsi" w:eastAsiaTheme="minorEastAsia" w:hAnsiTheme="minorHAnsi" w:cstheme="minorBidi"/>
          <w:noProof/>
          <w:szCs w:val="22"/>
          <w:lang w:eastAsia="en-GB"/>
        </w:rPr>
      </w:pPr>
      <w:r>
        <w:rPr>
          <w:noProof/>
        </w:rPr>
        <w:t>7.3</w:t>
      </w:r>
      <w:r>
        <w:rPr>
          <w:noProof/>
        </w:rPr>
        <w:tab/>
        <w:t>Produce Final Report</w:t>
      </w:r>
      <w:r>
        <w:rPr>
          <w:noProof/>
        </w:rPr>
        <w:tab/>
      </w:r>
      <w:r>
        <w:rPr>
          <w:noProof/>
        </w:rPr>
        <w:fldChar w:fldCharType="begin"/>
      </w:r>
      <w:r>
        <w:rPr>
          <w:noProof/>
        </w:rPr>
        <w:instrText xml:space="preserve"> PAGEREF _Toc31048478 \h </w:instrText>
      </w:r>
      <w:r>
        <w:rPr>
          <w:noProof/>
        </w:rPr>
      </w:r>
      <w:r>
        <w:rPr>
          <w:noProof/>
        </w:rPr>
        <w:fldChar w:fldCharType="separate"/>
      </w:r>
      <w:r>
        <w:rPr>
          <w:noProof/>
        </w:rPr>
        <w:t>24</w:t>
      </w:r>
      <w:r>
        <w:rPr>
          <w:noProof/>
        </w:rPr>
        <w:fldChar w:fldCharType="end"/>
      </w:r>
    </w:p>
    <w:p w14:paraId="4DF3258C" w14:textId="77777777" w:rsidR="004A51B2" w:rsidRDefault="004A51B2">
      <w:pPr>
        <w:pStyle w:val="TOC2"/>
        <w:rPr>
          <w:rFonts w:asciiTheme="minorHAnsi" w:eastAsiaTheme="minorEastAsia" w:hAnsiTheme="minorHAnsi" w:cstheme="minorBidi"/>
          <w:noProof/>
          <w:szCs w:val="22"/>
          <w:lang w:eastAsia="en-GB"/>
        </w:rPr>
      </w:pPr>
      <w:r>
        <w:rPr>
          <w:noProof/>
        </w:rPr>
        <w:t>7.4</w:t>
      </w:r>
      <w:r>
        <w:rPr>
          <w:noProof/>
        </w:rPr>
        <w:tab/>
        <w:t>Review Project</w:t>
      </w:r>
      <w:r>
        <w:rPr>
          <w:noProof/>
        </w:rPr>
        <w:tab/>
      </w:r>
      <w:r>
        <w:rPr>
          <w:noProof/>
        </w:rPr>
        <w:fldChar w:fldCharType="begin"/>
      </w:r>
      <w:r>
        <w:rPr>
          <w:noProof/>
        </w:rPr>
        <w:instrText xml:space="preserve"> PAGEREF _Toc31048479 \h </w:instrText>
      </w:r>
      <w:r>
        <w:rPr>
          <w:noProof/>
        </w:rPr>
      </w:r>
      <w:r>
        <w:rPr>
          <w:noProof/>
        </w:rPr>
        <w:fldChar w:fldCharType="separate"/>
      </w:r>
      <w:r>
        <w:rPr>
          <w:noProof/>
        </w:rPr>
        <w:t>24</w:t>
      </w:r>
      <w:r>
        <w:rPr>
          <w:noProof/>
        </w:rPr>
        <w:fldChar w:fldCharType="end"/>
      </w:r>
    </w:p>
    <w:p w14:paraId="03F44926"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8</w:t>
      </w:r>
      <w:r>
        <w:rPr>
          <w:noProof/>
        </w:rPr>
        <w:tab/>
        <w:t>Conclusion</w:t>
      </w:r>
      <w:r>
        <w:rPr>
          <w:noProof/>
        </w:rPr>
        <w:tab/>
      </w:r>
      <w:r>
        <w:rPr>
          <w:noProof/>
        </w:rPr>
        <w:fldChar w:fldCharType="begin"/>
      </w:r>
      <w:r>
        <w:rPr>
          <w:noProof/>
        </w:rPr>
        <w:instrText xml:space="preserve"> PAGEREF _Toc31048480 \h </w:instrText>
      </w:r>
      <w:r>
        <w:rPr>
          <w:noProof/>
        </w:rPr>
      </w:r>
      <w:r>
        <w:rPr>
          <w:noProof/>
        </w:rPr>
        <w:fldChar w:fldCharType="separate"/>
      </w:r>
      <w:r>
        <w:rPr>
          <w:noProof/>
        </w:rPr>
        <w:t>25</w:t>
      </w:r>
      <w:r>
        <w:rPr>
          <w:noProof/>
        </w:rPr>
        <w:fldChar w:fldCharType="end"/>
      </w:r>
    </w:p>
    <w:p w14:paraId="4DA6EFC0" w14:textId="77777777" w:rsidR="004A51B2" w:rsidRDefault="004A51B2">
      <w:pPr>
        <w:pStyle w:val="TOC2"/>
        <w:rPr>
          <w:rFonts w:asciiTheme="minorHAnsi" w:eastAsiaTheme="minorEastAsia" w:hAnsiTheme="minorHAnsi" w:cstheme="minorBidi"/>
          <w:noProof/>
          <w:szCs w:val="22"/>
          <w:lang w:eastAsia="en-GB"/>
        </w:rPr>
      </w:pPr>
      <w:r>
        <w:rPr>
          <w:noProof/>
        </w:rPr>
        <w:t>8.1</w:t>
      </w:r>
      <w:r>
        <w:rPr>
          <w:noProof/>
        </w:rPr>
        <w:tab/>
        <w:t>Conclusion..</w:t>
      </w:r>
      <w:r>
        <w:rPr>
          <w:noProof/>
        </w:rPr>
        <w:tab/>
      </w:r>
      <w:r>
        <w:rPr>
          <w:noProof/>
        </w:rPr>
        <w:fldChar w:fldCharType="begin"/>
      </w:r>
      <w:r>
        <w:rPr>
          <w:noProof/>
        </w:rPr>
        <w:instrText xml:space="preserve"> PAGEREF _Toc31048481 \h </w:instrText>
      </w:r>
      <w:r>
        <w:rPr>
          <w:noProof/>
        </w:rPr>
      </w:r>
      <w:r>
        <w:rPr>
          <w:noProof/>
        </w:rPr>
        <w:fldChar w:fldCharType="separate"/>
      </w:r>
      <w:r>
        <w:rPr>
          <w:noProof/>
        </w:rPr>
        <w:t>25</w:t>
      </w:r>
      <w:r>
        <w:rPr>
          <w:noProof/>
        </w:rPr>
        <w:fldChar w:fldCharType="end"/>
      </w:r>
    </w:p>
    <w:p w14:paraId="18487464" w14:textId="77777777" w:rsidR="004A51B2" w:rsidRDefault="004A51B2">
      <w:pPr>
        <w:pStyle w:val="TOC1"/>
        <w:rPr>
          <w:rFonts w:asciiTheme="minorHAnsi" w:eastAsiaTheme="minorEastAsia" w:hAnsiTheme="minorHAnsi" w:cstheme="minorBidi"/>
          <w:b w:val="0"/>
          <w:noProof/>
          <w:color w:val="auto"/>
          <w:szCs w:val="22"/>
          <w:lang w:eastAsia="en-GB"/>
        </w:rPr>
      </w:pPr>
      <w:r>
        <w:rPr>
          <w:noProof/>
        </w:rPr>
        <w:t>9</w:t>
      </w:r>
      <w:r>
        <w:rPr>
          <w:noProof/>
        </w:rPr>
        <w:tab/>
        <w:t>Appendices and References</w:t>
      </w:r>
      <w:r>
        <w:rPr>
          <w:noProof/>
        </w:rPr>
        <w:tab/>
      </w:r>
      <w:r>
        <w:rPr>
          <w:noProof/>
        </w:rPr>
        <w:fldChar w:fldCharType="begin"/>
      </w:r>
      <w:r>
        <w:rPr>
          <w:noProof/>
        </w:rPr>
        <w:instrText xml:space="preserve"> PAGEREF _Toc31048482 \h </w:instrText>
      </w:r>
      <w:r>
        <w:rPr>
          <w:noProof/>
        </w:rPr>
      </w:r>
      <w:r>
        <w:rPr>
          <w:noProof/>
        </w:rPr>
        <w:fldChar w:fldCharType="separate"/>
      </w:r>
      <w:r>
        <w:rPr>
          <w:noProof/>
        </w:rPr>
        <w:t>26</w:t>
      </w:r>
      <w:r>
        <w:rPr>
          <w:noProof/>
        </w:rPr>
        <w:fldChar w:fldCharType="end"/>
      </w:r>
    </w:p>
    <w:p w14:paraId="2EA5D96D" w14:textId="77777777" w:rsidR="004A51B2" w:rsidRDefault="004A51B2">
      <w:pPr>
        <w:pStyle w:val="TOC2"/>
        <w:rPr>
          <w:rFonts w:asciiTheme="minorHAnsi" w:eastAsiaTheme="minorEastAsia" w:hAnsiTheme="minorHAnsi" w:cstheme="minorBidi"/>
          <w:noProof/>
          <w:szCs w:val="22"/>
          <w:lang w:eastAsia="en-GB"/>
        </w:rPr>
      </w:pPr>
      <w:r>
        <w:rPr>
          <w:noProof/>
        </w:rPr>
        <w:t>9.1</w:t>
      </w:r>
      <w:r>
        <w:rPr>
          <w:noProof/>
        </w:rPr>
        <w:tab/>
        <w:t>Appendix A Understanding Wine and Types</w:t>
      </w:r>
      <w:r>
        <w:rPr>
          <w:noProof/>
        </w:rPr>
        <w:tab/>
      </w:r>
      <w:r>
        <w:rPr>
          <w:noProof/>
        </w:rPr>
        <w:fldChar w:fldCharType="begin"/>
      </w:r>
      <w:r>
        <w:rPr>
          <w:noProof/>
        </w:rPr>
        <w:instrText xml:space="preserve"> PAGEREF _Toc31048483 \h </w:instrText>
      </w:r>
      <w:r>
        <w:rPr>
          <w:noProof/>
        </w:rPr>
      </w:r>
      <w:r>
        <w:rPr>
          <w:noProof/>
        </w:rPr>
        <w:fldChar w:fldCharType="separate"/>
      </w:r>
      <w:r>
        <w:rPr>
          <w:noProof/>
        </w:rPr>
        <w:t>26</w:t>
      </w:r>
      <w:r>
        <w:rPr>
          <w:noProof/>
        </w:rPr>
        <w:fldChar w:fldCharType="end"/>
      </w:r>
    </w:p>
    <w:p w14:paraId="2B92EDCF" w14:textId="77777777" w:rsidR="004A51B2" w:rsidRDefault="004A51B2">
      <w:pPr>
        <w:pStyle w:val="TOC2"/>
        <w:rPr>
          <w:rFonts w:asciiTheme="minorHAnsi" w:eastAsiaTheme="minorEastAsia" w:hAnsiTheme="minorHAnsi" w:cstheme="minorBidi"/>
          <w:noProof/>
          <w:szCs w:val="22"/>
          <w:lang w:eastAsia="en-GB"/>
        </w:rPr>
      </w:pPr>
      <w:r>
        <w:rPr>
          <w:noProof/>
        </w:rPr>
        <w:t>9.2</w:t>
      </w:r>
      <w:r>
        <w:rPr>
          <w:noProof/>
        </w:rPr>
        <w:tab/>
        <w:t>References</w:t>
      </w:r>
      <w:r>
        <w:rPr>
          <w:noProof/>
        </w:rPr>
        <w:tab/>
      </w:r>
      <w:r>
        <w:rPr>
          <w:noProof/>
        </w:rPr>
        <w:fldChar w:fldCharType="begin"/>
      </w:r>
      <w:r>
        <w:rPr>
          <w:noProof/>
        </w:rPr>
        <w:instrText xml:space="preserve"> PAGEREF _Toc31048484 \h </w:instrText>
      </w:r>
      <w:r>
        <w:rPr>
          <w:noProof/>
        </w:rPr>
      </w:r>
      <w:r>
        <w:rPr>
          <w:noProof/>
        </w:rPr>
        <w:fldChar w:fldCharType="separate"/>
      </w:r>
      <w:r>
        <w:rPr>
          <w:noProof/>
        </w:rPr>
        <w:t>28</w:t>
      </w:r>
      <w:r>
        <w:rPr>
          <w:noProof/>
        </w:rPr>
        <w:fldChar w:fldCharType="end"/>
      </w:r>
    </w:p>
    <w:p w14:paraId="56D33F6D" w14:textId="7777777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0" w:name="_Toc31048446"/>
      <w:r>
        <w:lastRenderedPageBreak/>
        <w:t xml:space="preserve">Project </w:t>
      </w:r>
      <w:r w:rsidR="00314A00">
        <w:t>Overview</w:t>
      </w:r>
      <w:bookmarkEnd w:id="0"/>
    </w:p>
    <w:p w14:paraId="673C559C" w14:textId="77777777" w:rsidR="00BD0919" w:rsidRDefault="00921320" w:rsidP="00A32475">
      <w:pPr>
        <w:pStyle w:val="Heading2"/>
      </w:pPr>
      <w:bookmarkStart w:id="1" w:name="_Toc31048447"/>
      <w:r>
        <w:t>High Level Description</w:t>
      </w:r>
      <w:bookmarkEnd w:id="1"/>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1FE3BE72" w:rsidR="00303CBC" w:rsidRDefault="00303CBC" w:rsidP="002B1B82">
      <w:r>
        <w:t>Following the CRISP-DM model, we laid out an objective for this Continuous Assessment exercise and followed a series of steps, often iteratively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2" w:name="_Toc31048448"/>
      <w:r>
        <w:t>The CRISP-DM Methodology / Reference Model</w:t>
      </w:r>
      <w:bookmarkEnd w:id="2"/>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w:t>
      </w:r>
      <w:proofErr w:type="gramStart"/>
      <w:r>
        <w:t>Mining</w:t>
      </w:r>
      <w:proofErr w:type="gramEnd"/>
      <w:r>
        <w:t xml:space="preserve">)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3" w:name="_Ref31039087"/>
      <w:r w:rsidRPr="007D14EB">
        <w:rPr>
          <w:b/>
        </w:rPr>
        <w:t>Process Instances</w:t>
      </w:r>
      <w:r>
        <w:t xml:space="preserve"> – this is a record of the actions, decisions, and results of an actual data mining engagement.</w:t>
      </w:r>
      <w:bookmarkEnd w:id="3"/>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eastAsia="en-GB"/>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1">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1034EFF" w14:textId="77777777" w:rsidR="00ED7FD2" w:rsidRDefault="00ED7FD2" w:rsidP="00E77C2E"/>
    <w:p w14:paraId="18DE8D9B" w14:textId="162DEEAE" w:rsidR="00E77C2E" w:rsidRDefault="00ED7FD2" w:rsidP="00E77C2E">
      <w:r>
        <w:t>As an example, in our Wine Quality CA we needed to…&lt;provide some actual examples – when we have them…!&gt;</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4" w:name="_Toc31048449"/>
      <w:r>
        <w:lastRenderedPageBreak/>
        <w:t>Development Environments</w:t>
      </w:r>
      <w:bookmarkEnd w:id="4"/>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eastAsia="en-GB"/>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77777777" w:rsidR="009C4AE4" w:rsidRDefault="00B739DC" w:rsidP="002B1B82">
      <w:proofErr w:type="spellStart"/>
      <w:r>
        <w:t>Supplementaty</w:t>
      </w:r>
      <w:proofErr w:type="spellEnd"/>
      <w:r>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eastAsia="en-GB"/>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5" w:name="_Toc31048450"/>
      <w:r>
        <w:lastRenderedPageBreak/>
        <w:t>Business Understanding</w:t>
      </w:r>
      <w:bookmarkEnd w:id="5"/>
    </w:p>
    <w:p w14:paraId="46174A22" w14:textId="2A44542B" w:rsidR="00A82212" w:rsidRDefault="002B1B82" w:rsidP="00921320">
      <w:pPr>
        <w:pStyle w:val="Heading2"/>
      </w:pPr>
      <w:bookmarkStart w:id="6" w:name="_Toc31048451"/>
      <w:r>
        <w:t>Determine Business Objectives</w:t>
      </w:r>
      <w:bookmarkEnd w:id="6"/>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7" w:name="_Ref30959421"/>
      <w:bookmarkStart w:id="8" w:name="_Toc31048452"/>
      <w:r>
        <w:lastRenderedPageBreak/>
        <w:t>Assess Situation</w:t>
      </w:r>
      <w:bookmarkEnd w:id="7"/>
      <w:bookmarkEnd w:id="8"/>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4"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5"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9" w:name="_Toc31048453"/>
      <w:r>
        <w:lastRenderedPageBreak/>
        <w:t>Determine Data Mining Goals</w:t>
      </w:r>
      <w:bookmarkEnd w:id="9"/>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77777777" w:rsidR="00C8309F" w:rsidRDefault="00C8309F" w:rsidP="00C8309F">
      <w:r>
        <w:t>We want our model to operate with a greater than 85% accuracy in its predictions of wine quality for new “Vinho Verde” red wines.</w:t>
      </w:r>
    </w:p>
    <w:p w14:paraId="387B137B" w14:textId="77777777" w:rsidR="00C8309F" w:rsidRDefault="00C8309F" w:rsidP="00C8309F"/>
    <w:p w14:paraId="64A72495" w14:textId="77777777" w:rsidR="00C8309F" w:rsidRDefault="00C8309F" w:rsidP="00C8309F">
      <w:r>
        <w:t>We may extend the modelling process so that a score of ‘7’ or greater is described as ‘Very Good’, ‘4 – 6’ receives a ‘Good’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0" w:name="_Toc31048454"/>
      <w:r>
        <w:t>Produce Project Plan</w:t>
      </w:r>
      <w:bookmarkEnd w:id="10"/>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3CCCD0E2" w:rsidR="005C3AA3" w:rsidRDefault="00510A14" w:rsidP="00100039">
      <w:pPr>
        <w:pStyle w:val="ListParagraph"/>
        <w:numPr>
          <w:ilvl w:val="0"/>
          <w:numId w:val="24"/>
        </w:numPr>
        <w:spacing w:after="0" w:line="240" w:lineRule="auto"/>
      </w:pPr>
      <w:r w:rsidRPr="00510A14">
        <w:rPr>
          <w:b/>
        </w:rPr>
        <w:t xml:space="preserve">Saturday January </w:t>
      </w:r>
      <w:proofErr w:type="gramStart"/>
      <w:r w:rsidRPr="00510A14">
        <w:rPr>
          <w:b/>
        </w:rPr>
        <w:t>25</w:t>
      </w:r>
      <w:r w:rsidRPr="00510A14">
        <w:rPr>
          <w:b/>
          <w:vertAlign w:val="superscript"/>
        </w:rPr>
        <w:t>th</w:t>
      </w:r>
      <w:r w:rsidRPr="00510A14">
        <w:rPr>
          <w:vertAlign w:val="superscript"/>
        </w:rPr>
        <w:t xml:space="preserve">  </w:t>
      </w:r>
      <w:r>
        <w:t>:</w:t>
      </w:r>
      <w:proofErr w:type="gramEnd"/>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249ABD4A" w:rsidR="005C3AA3" w:rsidRDefault="00510A14" w:rsidP="00100039">
      <w:pPr>
        <w:pStyle w:val="ListParagraph"/>
        <w:numPr>
          <w:ilvl w:val="0"/>
          <w:numId w:val="24"/>
        </w:numPr>
        <w:spacing w:after="0" w:line="240" w:lineRule="auto"/>
      </w:pPr>
      <w:r w:rsidRPr="00510A14">
        <w:rPr>
          <w:b/>
        </w:rPr>
        <w:t xml:space="preserve">Saturday February </w:t>
      </w:r>
      <w:proofErr w:type="gramStart"/>
      <w:r w:rsidRPr="00510A14">
        <w:rPr>
          <w:b/>
        </w:rPr>
        <w:t>1</w:t>
      </w:r>
      <w:r w:rsidRPr="00510A14">
        <w:rPr>
          <w:b/>
          <w:vertAlign w:val="superscript"/>
        </w:rPr>
        <w:t>st</w:t>
      </w:r>
      <w:r>
        <w:t xml:space="preserve"> :</w:t>
      </w:r>
      <w:proofErr w:type="gramEnd"/>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23C2BDD3" w:rsidR="005C3AA3" w:rsidRDefault="00510A14" w:rsidP="00510A14">
      <w:pPr>
        <w:pStyle w:val="ListParagraph"/>
        <w:numPr>
          <w:ilvl w:val="0"/>
          <w:numId w:val="24"/>
        </w:numPr>
        <w:spacing w:after="0" w:line="240" w:lineRule="auto"/>
      </w:pPr>
      <w:r w:rsidRPr="00510A14">
        <w:rPr>
          <w:b/>
        </w:rPr>
        <w:t xml:space="preserve">Saturday February </w:t>
      </w:r>
      <w:proofErr w:type="gramStart"/>
      <w:r w:rsidRPr="00510A14">
        <w:rPr>
          <w:b/>
        </w:rPr>
        <w:t>8</w:t>
      </w:r>
      <w:r w:rsidRPr="00510A14">
        <w:rPr>
          <w:b/>
          <w:vertAlign w:val="superscript"/>
        </w:rPr>
        <w:t xml:space="preserve">th </w:t>
      </w:r>
      <w:r w:rsidRPr="00510A14">
        <w:t>:</w:t>
      </w:r>
      <w:proofErr w:type="gramEnd"/>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24C6DA94" w:rsidR="00D12A34" w:rsidRDefault="00510A14" w:rsidP="005C3AA3">
      <w:pPr>
        <w:pStyle w:val="ListParagraph"/>
        <w:numPr>
          <w:ilvl w:val="0"/>
          <w:numId w:val="24"/>
        </w:numPr>
        <w:spacing w:after="0" w:line="240" w:lineRule="auto"/>
      </w:pPr>
      <w:r w:rsidRPr="00510A14">
        <w:rPr>
          <w:b/>
        </w:rPr>
        <w:t xml:space="preserve">Sunday February </w:t>
      </w:r>
      <w:proofErr w:type="gramStart"/>
      <w:r w:rsidRPr="00510A14">
        <w:rPr>
          <w:b/>
        </w:rPr>
        <w:t>9</w:t>
      </w:r>
      <w:r w:rsidRPr="00510A14">
        <w:rPr>
          <w:b/>
          <w:vertAlign w:val="superscript"/>
        </w:rPr>
        <w:t>th</w:t>
      </w:r>
      <w:r>
        <w:rPr>
          <w:b/>
        </w:rPr>
        <w:t xml:space="preserve"> </w:t>
      </w:r>
      <w:r>
        <w:t>:</w:t>
      </w:r>
      <w:proofErr w:type="gramEnd"/>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1" w:name="_Toc31048455"/>
      <w:r>
        <w:lastRenderedPageBreak/>
        <w:t xml:space="preserve">Data </w:t>
      </w:r>
      <w:r w:rsidR="002B1B82">
        <w:t>Understanding</w:t>
      </w:r>
      <w:bookmarkEnd w:id="11"/>
    </w:p>
    <w:p w14:paraId="29C38E53" w14:textId="458BAB04" w:rsidR="00652F9C" w:rsidRDefault="002B1B82" w:rsidP="00E216C7">
      <w:pPr>
        <w:pStyle w:val="Heading2"/>
      </w:pPr>
      <w:bookmarkStart w:id="12" w:name="_Toc31048456"/>
      <w:r>
        <w:t>Collect Initial Data</w:t>
      </w:r>
      <w:bookmarkEnd w:id="12"/>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42FE448C"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proofErr w:type="gramStart"/>
      <w:r>
        <w:t>URL :</w:t>
      </w:r>
      <w:proofErr w:type="gramEnd"/>
      <w:r>
        <w:t xml:space="preserve"> </w:t>
      </w:r>
      <w:hyperlink r:id="rId26"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eastAsia="en-GB"/>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157E564" w:rsidR="00FB5200" w:rsidRDefault="00430E3C" w:rsidP="002B1B82">
      <w:r>
        <w:t xml:space="preserve">In Appendix A of this document there is </w:t>
      </w:r>
      <w:proofErr w:type="gramStart"/>
      <w:r>
        <w:t>an</w:t>
      </w:r>
      <w:proofErr w:type="gramEnd"/>
      <w:r>
        <w:t xml:space="preserve"> brief guide to understanding wine types and composition, with particular relevance to the </w:t>
      </w:r>
      <w:proofErr w:type="spellStart"/>
      <w:r>
        <w:t>checmical</w:t>
      </w:r>
      <w:proofErr w:type="spellEnd"/>
      <w:r>
        <w:t xml:space="preserve"> data points in this dataset. (</w:t>
      </w:r>
      <w:proofErr w:type="gramStart"/>
      <w:r>
        <w:t>Source :</w:t>
      </w:r>
      <w:proofErr w:type="gramEnd"/>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eastAsia="en-GB"/>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3" w:name="_Toc31048457"/>
      <w:r>
        <w:lastRenderedPageBreak/>
        <w:t>Describe</w:t>
      </w:r>
      <w:r w:rsidR="002B1B82">
        <w:t xml:space="preserve"> Data</w:t>
      </w:r>
      <w:bookmarkEnd w:id="13"/>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77777777"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 xml:space="preserve">A surface view in </w:t>
      </w:r>
      <w:proofErr w:type="spellStart"/>
      <w:r>
        <w:rPr>
          <w:spacing w:val="-1"/>
          <w:szCs w:val="22"/>
          <w:shd w:val="clear" w:color="auto" w:fill="FFFFFF"/>
        </w:rPr>
        <w:t>NotePad</w:t>
      </w:r>
      <w:proofErr w:type="spellEnd"/>
      <w:r>
        <w:rPr>
          <w:spacing w:val="-1"/>
          <w:szCs w:val="22"/>
          <w:shd w:val="clear" w:color="auto" w:fill="FFFFFF"/>
        </w:rPr>
        <w:t>++ shows the following sample structure;</w:t>
      </w:r>
    </w:p>
    <w:p w14:paraId="590889D4" w14:textId="3E447A91" w:rsidR="00E60212" w:rsidRDefault="00E60212" w:rsidP="002B1B82">
      <w:pPr>
        <w:rPr>
          <w:szCs w:val="22"/>
        </w:rPr>
      </w:pPr>
      <w:r>
        <w:rPr>
          <w:noProof/>
          <w:lang w:eastAsia="en-GB"/>
        </w:rPr>
        <w:drawing>
          <wp:inline distT="0" distB="0" distL="0" distR="0" wp14:anchorId="641ED5A7" wp14:editId="372D7A38">
            <wp:extent cx="5779135"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9135"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4" w:name="_Toc31048458"/>
      <w:r>
        <w:lastRenderedPageBreak/>
        <w:t>Explore</w:t>
      </w:r>
      <w:r w:rsidR="00124EA4">
        <w:t xml:space="preserve"> Data</w:t>
      </w:r>
      <w:bookmarkEnd w:id="14"/>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proofErr w:type="gramStart"/>
      <w:r w:rsidRPr="00100039">
        <w:rPr>
          <w:i/>
        </w:rPr>
        <w:t xml:space="preserve">Assessing the </w:t>
      </w:r>
      <w:r w:rsidR="001F1665" w:rsidRPr="00100039">
        <w:rPr>
          <w:i/>
        </w:rPr>
        <w:t>Target attribute</w:t>
      </w:r>
      <w:r w:rsidR="001F1665">
        <w:t>.</w:t>
      </w:r>
      <w:proofErr w:type="gramEnd"/>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eastAsia="en-GB"/>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4E03C61B" w14:textId="47A172AC" w:rsidR="00100039" w:rsidRDefault="00100039" w:rsidP="001F1665">
      <w:r>
        <w:t xml:space="preserve">As described </w:t>
      </w:r>
      <w:proofErr w:type="spellStart"/>
      <w:r>
        <w:t>eearlier</w:t>
      </w:r>
      <w:proofErr w:type="spellEnd"/>
      <w:r>
        <w:t xml:space="preserve">, </w:t>
      </w:r>
      <w:proofErr w:type="gramStart"/>
      <w:r>
        <w:t>the are</w:t>
      </w:r>
      <w:proofErr w:type="gramEnd"/>
      <w:r>
        <w:t xml:space="preserve"> 1600 rows in the dataset (one row with header information), and 12 columns.</w:t>
      </w:r>
    </w:p>
    <w:p w14:paraId="64E5314E" w14:textId="2C14A71E" w:rsidR="00100039" w:rsidRDefault="00100039" w:rsidP="001F1665">
      <w:proofErr w:type="gramStart"/>
      <w:r>
        <w:t>The purpose of our data mining task to assess wine quality.</w:t>
      </w:r>
      <w:proofErr w:type="gramEnd"/>
      <w:r>
        <w:t xml:space="preserve"> Therefore the attribute column for ‘</w:t>
      </w:r>
      <w:r w:rsidRPr="00100039">
        <w:rPr>
          <w:b/>
        </w:rPr>
        <w:t>quality</w:t>
      </w:r>
      <w:r>
        <w:t xml:space="preserve">’ will be marked as our </w:t>
      </w:r>
      <w:proofErr w:type="spellStart"/>
      <w:r w:rsidRPr="00100039">
        <w:rPr>
          <w:b/>
        </w:rPr>
        <w:t>label</w:t>
      </w:r>
      <w:r>
        <w:t>.This</w:t>
      </w:r>
      <w:proofErr w:type="spellEnd"/>
      <w:r>
        <w:t xml:space="preserve"> is the value which we want to predict, based on the entries in the other </w:t>
      </w:r>
      <w:proofErr w:type="spellStart"/>
      <w:r>
        <w:t>other</w:t>
      </w:r>
      <w:proofErr w:type="spellEnd"/>
      <w:r>
        <w:t xml:space="preserve"> attribute rows.</w:t>
      </w:r>
    </w:p>
    <w:p w14:paraId="38B8FED3" w14:textId="77777777" w:rsidR="00100039" w:rsidRDefault="00100039" w:rsidP="001F1665"/>
    <w:p w14:paraId="2F5BE1CC" w14:textId="7F2D4FD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proofErr w:type="spellStart"/>
      <w:r>
        <w:t>qualitiative</w:t>
      </w:r>
      <w:proofErr w:type="spellEnd"/>
      <w:r>
        <w:t xml:space="preserve"> description.</w:t>
      </w:r>
    </w:p>
    <w:p w14:paraId="01D3D0A8" w14:textId="77777777" w:rsidR="00100039" w:rsidRDefault="00100039" w:rsidP="001F1665"/>
    <w:p w14:paraId="321A1983" w14:textId="2DF7412D" w:rsidR="001F1665" w:rsidRPr="00100039" w:rsidRDefault="001F1665" w:rsidP="001F1665">
      <w:pPr>
        <w:rPr>
          <w:i/>
        </w:rPr>
      </w:pPr>
      <w:proofErr w:type="gramStart"/>
      <w:r w:rsidRPr="00100039">
        <w:rPr>
          <w:i/>
        </w:rPr>
        <w:t xml:space="preserve">Relationships between </w:t>
      </w:r>
      <w:r w:rsidR="00100039" w:rsidRPr="00100039">
        <w:rPr>
          <w:i/>
        </w:rPr>
        <w:t>attributes.</w:t>
      </w:r>
      <w:proofErr w:type="gramEnd"/>
      <w:r w:rsidRPr="00100039">
        <w:rPr>
          <w:i/>
        </w:rPr>
        <w:t xml:space="preserve"> </w:t>
      </w:r>
      <w:proofErr w:type="gramStart"/>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roofErr w:type="gramEnd"/>
    </w:p>
    <w:p w14:paraId="018C2322" w14:textId="17EE9EF9" w:rsidR="00100039" w:rsidRDefault="00100039" w:rsidP="001F1665">
      <w:r>
        <w:t xml:space="preserve">In many datasets not every attribute will have a strong impact on the target label. The values of </w:t>
      </w:r>
      <w:proofErr w:type="spellStart"/>
      <w:r>
        <w:t>certian</w:t>
      </w:r>
      <w:proofErr w:type="spellEnd"/>
      <w:r>
        <w:t xml:space="preserve"> attributes may influence the model very little and can actually be ignored in the model building process.</w:t>
      </w:r>
    </w:p>
    <w:p w14:paraId="6DE57CB8" w14:textId="4D4D0DA2"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proofErr w:type="spellStart"/>
      <w:r>
        <w:t>redundanct</w:t>
      </w:r>
      <w:proofErr w:type="spellEnd"/>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06719381" w:rsidR="00554348" w:rsidRDefault="00554348" w:rsidP="001F1665">
      <w:r>
        <w:t xml:space="preserve">RapidMiner provides a process to carry out this analysis, either through a stand-alone process using the Correlation Matric Operator, or </w:t>
      </w:r>
      <w:proofErr w:type="spellStart"/>
      <w:r>
        <w:t>throught</w:t>
      </w:r>
      <w:proofErr w:type="spellEnd"/>
      <w:r>
        <w:t xml:space="preserve"> </w:t>
      </w:r>
      <w:proofErr w:type="gramStart"/>
      <w:r>
        <w:t>he</w:t>
      </w:r>
      <w:proofErr w:type="gramEnd"/>
      <w:r>
        <w:t xml:space="preserve"> </w:t>
      </w:r>
      <w:proofErr w:type="spellStart"/>
      <w:r>
        <w:t>AutoModelling</w:t>
      </w:r>
      <w:proofErr w:type="spellEnd"/>
      <w:r>
        <w:t xml:space="preserve"> process.</w:t>
      </w:r>
    </w:p>
    <w:p w14:paraId="4E345F3B" w14:textId="67CD04B4" w:rsidR="00554348" w:rsidRDefault="00554348" w:rsidP="001F1665">
      <w:r>
        <w:lastRenderedPageBreak/>
        <w:t>After conducting such an analysis on our database, we can see the following correlation data between attributes and label;</w:t>
      </w:r>
    </w:p>
    <w:p w14:paraId="1AF944B1" w14:textId="3BEABBAA" w:rsidR="00554348" w:rsidRDefault="00554348" w:rsidP="001F1665">
      <w:r>
        <w:rPr>
          <w:noProof/>
          <w:lang w:eastAsia="en-GB"/>
        </w:rPr>
        <w:drawing>
          <wp:inline distT="0" distB="0" distL="0" distR="0" wp14:anchorId="372E3689" wp14:editId="040227EF">
            <wp:extent cx="5473700" cy="265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1">
                      <a:extLst>
                        <a:ext uri="{28A0092B-C50C-407E-A947-70E740481C1C}">
                          <a14:useLocalDpi xmlns:a14="http://schemas.microsoft.com/office/drawing/2010/main" val="0"/>
                        </a:ext>
                      </a:extLst>
                    </a:blip>
                    <a:stretch>
                      <a:fillRect/>
                    </a:stretch>
                  </pic:blipFill>
                  <pic:spPr>
                    <a:xfrm>
                      <a:off x="0" y="0"/>
                      <a:ext cx="5477194" cy="2654300"/>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eastAsia="en-GB"/>
        </w:rPr>
        <w:drawing>
          <wp:inline distT="0" distB="0" distL="0" distR="0" wp14:anchorId="2058AAF0" wp14:editId="240DBF9D">
            <wp:extent cx="5562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2">
                      <a:extLst>
                        <a:ext uri="{28A0092B-C50C-407E-A947-70E740481C1C}">
                          <a14:useLocalDpi xmlns:a14="http://schemas.microsoft.com/office/drawing/2010/main" val="0"/>
                        </a:ext>
                      </a:extLst>
                    </a:blip>
                    <a:stretch>
                      <a:fillRect/>
                    </a:stretch>
                  </pic:blipFill>
                  <pic:spPr>
                    <a:xfrm>
                      <a:off x="0" y="0"/>
                      <a:ext cx="5566579" cy="2999344"/>
                    </a:xfrm>
                    <a:prstGeom prst="rect">
                      <a:avLst/>
                    </a:prstGeom>
                  </pic:spPr>
                </pic:pic>
              </a:graphicData>
            </a:graphic>
          </wp:inline>
        </w:drawing>
      </w:r>
    </w:p>
    <w:p w14:paraId="1C115351" w14:textId="5DAD0438" w:rsidR="00554348" w:rsidRDefault="007539A4" w:rsidP="001F1665">
      <w:r>
        <w:lastRenderedPageBreak/>
        <w:t>The darker colours indicate attributes in the feature set that have higher correlation values.</w:t>
      </w:r>
    </w:p>
    <w:p w14:paraId="68674ACA" w14:textId="056A51D4"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proofErr w:type="spellStart"/>
      <w:r>
        <w:t>markd</w:t>
      </w:r>
      <w:proofErr w:type="spellEnd"/>
      <w:r>
        <w:t xml:space="preserve"> negative correlation that many of the other features.</w:t>
      </w:r>
    </w:p>
    <w:p w14:paraId="5E192341" w14:textId="43F0107F" w:rsidR="007539A4" w:rsidRDefault="007539A4" w:rsidP="001F1665">
      <w:r>
        <w:t xml:space="preserve">Likewise the </w:t>
      </w:r>
      <w:r w:rsidRPr="006D1380">
        <w:rPr>
          <w:b/>
        </w:rPr>
        <w:t xml:space="preserve">free </w:t>
      </w:r>
      <w:proofErr w:type="spellStart"/>
      <w:r w:rsidRPr="006D1380">
        <w:rPr>
          <w:b/>
        </w:rPr>
        <w:t>sulfur</w:t>
      </w:r>
      <w:proofErr w:type="spellEnd"/>
      <w:r w:rsidRPr="006D1380">
        <w:rPr>
          <w:b/>
        </w:rPr>
        <w:t xml:space="preserve"> di</w:t>
      </w:r>
      <w:r w:rsidR="006D1380" w:rsidRPr="006D1380">
        <w:rPr>
          <w:b/>
        </w:rPr>
        <w:t>o</w:t>
      </w:r>
      <w:r w:rsidRPr="006D1380">
        <w:rPr>
          <w:b/>
        </w:rPr>
        <w:t>xide</w:t>
      </w:r>
      <w:r>
        <w:t xml:space="preserve"> and </w:t>
      </w:r>
      <w:r w:rsidRPr="006D1380">
        <w:rPr>
          <w:b/>
        </w:rPr>
        <w:t xml:space="preserve">total </w:t>
      </w:r>
      <w:proofErr w:type="spellStart"/>
      <w:r w:rsidRPr="006D1380">
        <w:rPr>
          <w:b/>
        </w:rPr>
        <w:t>sulfur</w:t>
      </w:r>
      <w:proofErr w:type="spellEnd"/>
      <w:r w:rsidRPr="006D1380">
        <w:rPr>
          <w:b/>
        </w:rPr>
        <w:t xml:space="preserve"> dioxide</w:t>
      </w:r>
      <w:r>
        <w:t xml:space="preserve"> features are showing a reasonably positive correlation.</w:t>
      </w:r>
    </w:p>
    <w:p w14:paraId="6BB5C30F" w14:textId="77777777" w:rsidR="006D1380" w:rsidRDefault="006D1380" w:rsidP="001F1665"/>
    <w:p w14:paraId="0C60EEFF" w14:textId="55CA4C47"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proofErr w:type="spellStart"/>
      <w:r>
        <w:t>greates</w:t>
      </w:r>
      <w:proofErr w:type="spellEnd"/>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eastAsia="en-GB"/>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3">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eastAsia="en-GB"/>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4">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proofErr w:type="gramStart"/>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roofErr w:type="gramEnd"/>
    </w:p>
    <w:p w14:paraId="61CB9297" w14:textId="77777777" w:rsidR="00870A6B" w:rsidRPr="00870A6B" w:rsidRDefault="00870A6B" w:rsidP="001F1665">
      <w:pPr>
        <w:rPr>
          <w:i/>
        </w:rPr>
      </w:pPr>
      <w:r w:rsidRPr="00870A6B">
        <w:rPr>
          <w:i/>
        </w:rPr>
        <w:t xml:space="preserve">Standardise and normalise the feature attributes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4310CCA1" w:rsidR="00F307B6" w:rsidRDefault="00F307B6" w:rsidP="001F1665">
      <w:r>
        <w:t xml:space="preserve">However, although the range of numeric data is not particularly large there are still some features that use a noticeably difference scale, </w:t>
      </w:r>
      <w:proofErr w:type="spellStart"/>
      <w:r>
        <w:t>froexample</w:t>
      </w:r>
      <w:proofErr w:type="spellEnd"/>
      <w:r>
        <w:t xml:space="preserve"> the free </w:t>
      </w:r>
      <w:proofErr w:type="spellStart"/>
      <w:r>
        <w:t>sulfur</w:t>
      </w:r>
      <w:proofErr w:type="spellEnd"/>
      <w:r>
        <w:t xml:space="preserve"> </w:t>
      </w:r>
      <w:proofErr w:type="gramStart"/>
      <w:r>
        <w:t>dioxide range</w:t>
      </w:r>
      <w:proofErr w:type="gramEnd"/>
      <w:r>
        <w:t xml:space="preserve"> of values.</w:t>
      </w:r>
    </w:p>
    <w:p w14:paraId="29B5EB4E" w14:textId="13748F99" w:rsidR="00F307B6" w:rsidRDefault="00F307B6" w:rsidP="001F1665">
      <w:r>
        <w:t xml:space="preserve">In order to prevent such </w:t>
      </w:r>
      <w:proofErr w:type="spellStart"/>
      <w:r>
        <w:t>attributs</w:t>
      </w:r>
      <w:proofErr w:type="spellEnd"/>
      <w:r>
        <w:t xml:space="preserve"> from skewing the resultant data model, all the elements in the </w:t>
      </w:r>
      <w:proofErr w:type="spellStart"/>
      <w:r>
        <w:t>fature</w:t>
      </w:r>
      <w:proofErr w:type="spellEnd"/>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 xml:space="preserve">The following three screen shots are from the </w:t>
      </w:r>
      <w:proofErr w:type="spellStart"/>
      <w:r>
        <w:t>AutoModel</w:t>
      </w:r>
      <w:proofErr w:type="spellEnd"/>
      <w:r>
        <w:t xml:space="preserve"> output of Rapid Miner</w:t>
      </w:r>
      <w:r w:rsidR="000D15CF">
        <w:t xml:space="preserve">. They are a sample of the ‘General’ output from the </w:t>
      </w:r>
      <w:proofErr w:type="spellStart"/>
      <w:r w:rsidR="000D15CF">
        <w:t>AutoModel</w:t>
      </w:r>
      <w:proofErr w:type="spellEnd"/>
      <w:r w:rsidR="000D15CF">
        <w:t xml:space="preserve"> process.</w:t>
      </w:r>
    </w:p>
    <w:p w14:paraId="5FA49006" w14:textId="39655FB7" w:rsidR="000D15CF" w:rsidRDefault="000D15CF" w:rsidP="001F1665">
      <w:r>
        <w:rPr>
          <w:noProof/>
          <w:lang w:eastAsia="en-GB"/>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eastAsia="en-GB"/>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eastAsia="en-GB"/>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eastAsia="en-GB"/>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8">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51AAF3E4" w:rsidR="0004760C" w:rsidRDefault="0004760C" w:rsidP="0004760C">
      <w:pPr>
        <w:jc w:val="center"/>
      </w:pPr>
      <w:r>
        <w:t>Figure n</w:t>
      </w:r>
    </w:p>
    <w:p w14:paraId="6C12E4C2" w14:textId="44D0FA72" w:rsidR="00A66EE5" w:rsidRDefault="00A66EE5" w:rsidP="00A66EE5">
      <w:pPr>
        <w:rPr>
          <w:i/>
        </w:rPr>
      </w:pPr>
      <w:r w:rsidRPr="00870A6B">
        <w:rPr>
          <w:i/>
        </w:rPr>
        <w:t>Quality of Data</w:t>
      </w:r>
      <w:r>
        <w:rPr>
          <w:i/>
        </w:rPr>
        <w:t xml:space="preserve"> – </w:t>
      </w:r>
      <w:r>
        <w:rPr>
          <w:i/>
        </w:rPr>
        <w:t>Duplicate</w:t>
      </w:r>
      <w:r>
        <w:rPr>
          <w:i/>
        </w:rPr>
        <w:t xml:space="preserve"> Values</w:t>
      </w:r>
    </w:p>
    <w:p w14:paraId="2024C0F5" w14:textId="6B886187" w:rsidR="00A66EE5" w:rsidRDefault="00A66EE5" w:rsidP="00A66EE5">
      <w:r>
        <w:t xml:space="preserve">A quick Python based routine was run independently to confirm that </w:t>
      </w:r>
      <w:proofErr w:type="spellStart"/>
      <w:r>
        <w:t>norows</w:t>
      </w:r>
      <w:proofErr w:type="spellEnd"/>
      <w:r>
        <w:t xml:space="preserve"> in the Wine Quality dataset are duplicates.</w:t>
      </w:r>
    </w:p>
    <w:p w14:paraId="6A126776" w14:textId="5F17F79A" w:rsidR="00A66EE5" w:rsidRPr="00A66EE5" w:rsidRDefault="00A66EE5" w:rsidP="00A66EE5">
      <w:r>
        <w:t>&lt;Python screenshot&gt;</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w:t>
      </w:r>
      <w:r>
        <w:rPr>
          <w:i/>
        </w:rPr>
        <w:t>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0D913C9" w:rsidR="0004760C" w:rsidRDefault="0004760C" w:rsidP="0004760C">
      <w:r>
        <w:t>A zero entry, particularly when there is a significant proportion of information in a dataset that is numeric format, can also be an indication of missing data.</w:t>
      </w:r>
    </w:p>
    <w:p w14:paraId="070C91E8" w14:textId="77777777" w:rsidR="00A66EE5" w:rsidRDefault="00A66EE5" w:rsidP="0004760C"/>
    <w:p w14:paraId="08462D27" w14:textId="04AF5DBA" w:rsidR="00A66EE5" w:rsidRDefault="00A66EE5" w:rsidP="0004760C">
      <w:r>
        <w:t xml:space="preserve">A quick EXCEL analysis of the Wine Quality csv file will show that </w:t>
      </w:r>
      <w:proofErr w:type="gramStart"/>
      <w:r>
        <w:t>the are</w:t>
      </w:r>
      <w:proofErr w:type="gramEnd"/>
      <w:r>
        <w:t xml:space="preserv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0894F769" w14:textId="363C6DA2" w:rsidR="00A66EE5" w:rsidRDefault="00A66EE5" w:rsidP="0004760C">
      <w:r>
        <w:t>&lt;Python screenshot&gt;</w:t>
      </w:r>
      <w:bookmarkStart w:id="15" w:name="_GoBack"/>
      <w:bookmarkEnd w:id="15"/>
    </w:p>
    <w:p w14:paraId="30408509" w14:textId="2DE70ADC" w:rsidR="00A66EE5" w:rsidRDefault="00A66EE5" w:rsidP="0004760C">
      <w:r>
        <w:t>Is this a legitimate data entry, or are these data rows incomplete?</w:t>
      </w:r>
    </w:p>
    <w:p w14:paraId="0237B352" w14:textId="52F3670C" w:rsidR="00A66EE5" w:rsidRDefault="00A66EE5" w:rsidP="0004760C">
      <w:r>
        <w:t xml:space="preserve">To investigate further we referenced supporting material on Kaggle, and elsewhere, that explains the fermentation process for wine in more detail. </w:t>
      </w:r>
      <w:proofErr w:type="spellStart"/>
      <w:r>
        <w:t>Ctric</w:t>
      </w:r>
      <w:proofErr w:type="spellEnd"/>
      <w:r>
        <w:t xml:space="preserve"> acid is typically only found in small quantities in wine, and it is used to add what is described as ‘freshness’ to the wine by enhancing </w:t>
      </w:r>
      <w:proofErr w:type="spellStart"/>
      <w:r>
        <w:t>flabour</w:t>
      </w:r>
      <w:proofErr w:type="spellEnd"/>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eastAsia="en-GB"/>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9">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302D19B3"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proofErr w:type="spellStart"/>
      <w:r>
        <w:t>vry</w:t>
      </w:r>
      <w:proofErr w:type="spellEnd"/>
      <w:r>
        <w:t xml:space="preserve"> high quality red wine types.</w:t>
      </w:r>
    </w:p>
    <w:p w14:paraId="25935010" w14:textId="6C5EE4BB" w:rsidR="00AA0111" w:rsidRDefault="00A93B2D" w:rsidP="001F1665">
      <w:r>
        <w:t xml:space="preserve">The Wine Quality dataset is unbalanced and does not have an even spread of wine qualities. This will impact on the accuracy of any model we attempt </w:t>
      </w:r>
      <w:proofErr w:type="spellStart"/>
      <w:proofErr w:type="gramStart"/>
      <w:r>
        <w:t>ot</w:t>
      </w:r>
      <w:proofErr w:type="spellEnd"/>
      <w:proofErr w:type="gramEnd"/>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7B3E3561" w14:textId="0F17E190" w:rsidR="00230C43" w:rsidRDefault="00230C43" w:rsidP="001F1665">
      <w:r>
        <w:t>The bar chart above provides a good graphical representation of the spread. For a simpler ‘at-a-glance’ view the Python project output at this phase of data exploration shows the following distribution of ‘quality’ classes.</w:t>
      </w:r>
    </w:p>
    <w:p w14:paraId="12F2FE71" w14:textId="666A5209" w:rsidR="00230C43" w:rsidRDefault="00230C43" w:rsidP="001F1665">
      <w:r>
        <w:rPr>
          <w:noProof/>
          <w:lang w:eastAsia="en-GB"/>
        </w:rPr>
        <w:lastRenderedPageBreak/>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40">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128FF1C1" w:rsidR="00230C43" w:rsidRDefault="00230C43" w:rsidP="00230C43">
      <w:pPr>
        <w:jc w:val="center"/>
      </w:pPr>
      <w:r>
        <w:t>Figure n</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bookmarkStart w:id="16" w:name="_Toc31048459"/>
      <w:r>
        <w:br w:type="page"/>
      </w:r>
    </w:p>
    <w:p w14:paraId="70C02D26" w14:textId="3830A54E" w:rsidR="00124EA4" w:rsidRDefault="002B1B82" w:rsidP="00124EA4">
      <w:pPr>
        <w:pStyle w:val="Heading2"/>
      </w:pPr>
      <w:r>
        <w:lastRenderedPageBreak/>
        <w:t xml:space="preserve">Verify </w:t>
      </w:r>
      <w:r w:rsidR="00124EA4">
        <w:t xml:space="preserve">Data </w:t>
      </w:r>
      <w:r>
        <w:t>Quality</w:t>
      </w:r>
      <w:bookmarkEnd w:id="16"/>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6C0FC373" w:rsidR="00AA0111" w:rsidRDefault="00AA0111" w:rsidP="002B1B82">
      <w:r>
        <w:t xml:space="preserve">Data quality </w:t>
      </w:r>
      <w:r w:rsidR="00A93B2D">
        <w:t xml:space="preserve">has been </w:t>
      </w:r>
      <w:proofErr w:type="gramStart"/>
      <w:r w:rsidR="00A93B2D">
        <w:t xml:space="preserve">shown </w:t>
      </w:r>
      <w:r>
        <w:t xml:space="preserve"> to</w:t>
      </w:r>
      <w:proofErr w:type="gramEnd"/>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44BEFCAC" w:rsidR="00DB339E" w:rsidRDefault="00DB339E" w:rsidP="002B1B82">
      <w:r>
        <w:t xml:space="preserve">The following simple </w:t>
      </w:r>
      <w:proofErr w:type="spellStart"/>
      <w:r w:rsidR="00FF16D8">
        <w:t>DataMin</w:t>
      </w:r>
      <w:r>
        <w:t>er</w:t>
      </w:r>
      <w:proofErr w:type="spellEnd"/>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eastAsia="en-GB"/>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1">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eastAsia="en-GB"/>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35B4022A" w:rsidR="00FF16D8" w:rsidRDefault="00057132" w:rsidP="002B1B82">
      <w:pPr>
        <w:rPr>
          <w:spacing w:val="-1"/>
          <w:szCs w:val="22"/>
        </w:rPr>
      </w:pPr>
      <w:r>
        <w:rPr>
          <w:spacing w:val="-1"/>
          <w:szCs w:val="22"/>
        </w:rPr>
        <w:lastRenderedPageBreak/>
        <w:t xml:space="preserve">A more graphical representation in </w:t>
      </w:r>
      <w:proofErr w:type="spellStart"/>
      <w:r>
        <w:rPr>
          <w:spacing w:val="-1"/>
          <w:szCs w:val="22"/>
        </w:rPr>
        <w:t>DataMiner</w:t>
      </w:r>
      <w:proofErr w:type="spellEnd"/>
      <w:r>
        <w:rPr>
          <w:spacing w:val="-1"/>
          <w:szCs w:val="22"/>
        </w:rPr>
        <w:t xml:space="preserve"> </w:t>
      </w:r>
      <w:proofErr w:type="gramStart"/>
      <w:r>
        <w:rPr>
          <w:spacing w:val="-1"/>
          <w:szCs w:val="22"/>
        </w:rPr>
        <w:t>display</w:t>
      </w:r>
      <w:proofErr w:type="gramEnd"/>
      <w:r>
        <w:rPr>
          <w:spacing w:val="-1"/>
          <w:szCs w:val="22"/>
        </w:rPr>
        <w:t xml:space="preserve"> the outliers in the following Scatter Plot;</w:t>
      </w:r>
    </w:p>
    <w:p w14:paraId="4FE23FBC" w14:textId="6197B698" w:rsidR="00057132" w:rsidRDefault="00057132" w:rsidP="002B1B82">
      <w:pPr>
        <w:rPr>
          <w:spacing w:val="-1"/>
          <w:szCs w:val="22"/>
        </w:rPr>
      </w:pPr>
      <w:r>
        <w:rPr>
          <w:noProof/>
          <w:lang w:eastAsia="en-GB"/>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24500" cy="5029200"/>
                    </a:xfrm>
                    <a:prstGeom prst="rect">
                      <a:avLst/>
                    </a:prstGeom>
                  </pic:spPr>
                </pic:pic>
              </a:graphicData>
            </a:graphic>
          </wp:inline>
        </w:drawing>
      </w:r>
    </w:p>
    <w:p w14:paraId="62637052" w14:textId="6D62FDCC" w:rsidR="00057132" w:rsidRDefault="00057132" w:rsidP="002B1B82">
      <w:pPr>
        <w:rPr>
          <w:spacing w:val="-1"/>
          <w:szCs w:val="22"/>
        </w:rPr>
      </w:pPr>
      <w:r>
        <w:rPr>
          <w:spacing w:val="-1"/>
          <w:szCs w:val="22"/>
        </w:rPr>
        <w:t>Figure n</w:t>
      </w:r>
    </w:p>
    <w:p w14:paraId="1BD8F606" w14:textId="77777777" w:rsidR="00057132" w:rsidRDefault="00057132" w:rsidP="002B1B82">
      <w:pPr>
        <w:rPr>
          <w:spacing w:val="-1"/>
          <w:szCs w:val="22"/>
        </w:rPr>
      </w:pPr>
    </w:p>
    <w:p w14:paraId="09AF6F1A" w14:textId="15184FE3" w:rsidR="00057132" w:rsidRDefault="00057132" w:rsidP="002B1B82">
      <w:pPr>
        <w:rPr>
          <w:spacing w:val="-1"/>
          <w:szCs w:val="22"/>
        </w:rPr>
      </w:pPr>
      <w:r>
        <w:rPr>
          <w:spacing w:val="-1"/>
          <w:szCs w:val="22"/>
        </w:rPr>
        <w:t xml:space="preserve">A </w:t>
      </w:r>
      <w:proofErr w:type="spellStart"/>
      <w:r>
        <w:rPr>
          <w:spacing w:val="-1"/>
          <w:szCs w:val="22"/>
        </w:rPr>
        <w:t>kwy</w:t>
      </w:r>
      <w:proofErr w:type="spellEnd"/>
      <w:r>
        <w:rPr>
          <w:spacing w:val="-1"/>
          <w:szCs w:val="22"/>
        </w:rPr>
        <w:t xml:space="preserve"> </w:t>
      </w:r>
      <w:proofErr w:type="spellStart"/>
      <w:r>
        <w:rPr>
          <w:spacing w:val="-1"/>
          <w:szCs w:val="22"/>
        </w:rPr>
        <w:t>pont</w:t>
      </w:r>
      <w:proofErr w:type="spellEnd"/>
      <w:r>
        <w:rPr>
          <w:spacing w:val="-1"/>
          <w:szCs w:val="22"/>
        </w:rPr>
        <w:t xml:space="preserve"> to consider is that the ‘outliers’ are marked as ‘high quality’ wines, which can be </w:t>
      </w:r>
      <w:proofErr w:type="spellStart"/>
      <w:r>
        <w:rPr>
          <w:spacing w:val="-1"/>
          <w:szCs w:val="22"/>
        </w:rPr>
        <w:t>seem</w:t>
      </w:r>
      <w:proofErr w:type="spellEnd"/>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7" w:name="_Ref18965235"/>
    </w:p>
    <w:p w14:paraId="13384860" w14:textId="3C49A0AA" w:rsidR="00504968" w:rsidRDefault="002B1B82" w:rsidP="00504968">
      <w:pPr>
        <w:pStyle w:val="Heading1"/>
      </w:pPr>
      <w:bookmarkStart w:id="18" w:name="_Ref31041693"/>
      <w:bookmarkStart w:id="19" w:name="_Toc31048460"/>
      <w:bookmarkEnd w:id="17"/>
      <w:r>
        <w:lastRenderedPageBreak/>
        <w:t>Data Preparation</w:t>
      </w:r>
      <w:bookmarkEnd w:id="18"/>
      <w:bookmarkEnd w:id="19"/>
    </w:p>
    <w:p w14:paraId="713D5474" w14:textId="34422BEC" w:rsidR="003B4D75" w:rsidRDefault="002B1B82" w:rsidP="003B4D75">
      <w:pPr>
        <w:pStyle w:val="Heading2"/>
      </w:pPr>
      <w:bookmarkStart w:id="20" w:name="_Toc31048461"/>
      <w:r>
        <w:t>Select</w:t>
      </w:r>
      <w:r w:rsidR="003B4D75">
        <w:t xml:space="preserve"> Data</w:t>
      </w:r>
      <w:bookmarkEnd w:id="20"/>
    </w:p>
    <w:p w14:paraId="75C383F7" w14:textId="699BBFF1" w:rsidR="00A51F40" w:rsidRDefault="003B4D75" w:rsidP="00504968">
      <w:r>
        <w:t>The</w:t>
      </w:r>
      <w:proofErr w:type="gramStart"/>
      <w:r>
        <w:t>.</w:t>
      </w:r>
      <w:r w:rsidR="00A51F40">
        <w:t>.</w:t>
      </w:r>
      <w:proofErr w:type="gramEnd"/>
    </w:p>
    <w:p w14:paraId="68AA9802" w14:textId="77777777" w:rsidR="00504968" w:rsidRDefault="00504968" w:rsidP="00504968"/>
    <w:p w14:paraId="73967989" w14:textId="00FDA73D" w:rsidR="00504968" w:rsidRDefault="003B4D75" w:rsidP="00504968">
      <w:pPr>
        <w:pStyle w:val="Heading2"/>
      </w:pPr>
      <w:bookmarkStart w:id="21" w:name="_Toc31048462"/>
      <w:r>
        <w:t>Clean Data</w:t>
      </w:r>
      <w:bookmarkEnd w:id="21"/>
    </w:p>
    <w:p w14:paraId="2303F985" w14:textId="4C4876F3" w:rsidR="000D16CC" w:rsidRDefault="00B72340" w:rsidP="003B4D75">
      <w:r>
        <w:t>Section</w:t>
      </w:r>
      <w:proofErr w:type="gramStart"/>
      <w:r w:rsidR="003B4D75">
        <w:t>..</w:t>
      </w:r>
      <w:proofErr w:type="gramEnd"/>
    </w:p>
    <w:p w14:paraId="00237B9B" w14:textId="77777777" w:rsidR="003B4D75" w:rsidRDefault="003B4D75" w:rsidP="003B4D75"/>
    <w:p w14:paraId="7C54D490" w14:textId="01C4B96D" w:rsidR="003B4D75" w:rsidRDefault="003B4D75" w:rsidP="003B4D75">
      <w:pPr>
        <w:pStyle w:val="Heading2"/>
      </w:pPr>
      <w:bookmarkStart w:id="22" w:name="_Toc31048463"/>
      <w:r>
        <w:t>Construct Data</w:t>
      </w:r>
      <w:bookmarkEnd w:id="22"/>
    </w:p>
    <w:p w14:paraId="5D6B803D" w14:textId="77777777" w:rsidR="003B4D75" w:rsidRDefault="003B4D75" w:rsidP="003B4D75">
      <w:pPr>
        <w:rPr>
          <w:rFonts w:ascii="Consolas" w:hAnsi="Consolas" w:cs="Consolas"/>
          <w:color w:val="000000"/>
          <w:sz w:val="19"/>
          <w:szCs w:val="19"/>
          <w:lang w:eastAsia="en-GB"/>
        </w:rPr>
      </w:pPr>
      <w:r>
        <w:t>Section</w:t>
      </w:r>
      <w:proofErr w:type="gramStart"/>
      <w:r>
        <w:t>..</w:t>
      </w:r>
      <w:proofErr w:type="gramEnd"/>
    </w:p>
    <w:p w14:paraId="60962D4D" w14:textId="77777777" w:rsidR="003B4D75" w:rsidRDefault="003B4D75" w:rsidP="003B4D75">
      <w:pPr>
        <w:rPr>
          <w:rFonts w:ascii="Consolas" w:hAnsi="Consolas" w:cs="Consolas"/>
          <w:color w:val="000000"/>
          <w:sz w:val="19"/>
          <w:szCs w:val="19"/>
          <w:lang w:eastAsia="en-GB"/>
        </w:rPr>
      </w:pPr>
    </w:p>
    <w:p w14:paraId="64390DB7" w14:textId="3B0E3304" w:rsidR="003B4D75" w:rsidRDefault="003B4D75" w:rsidP="003B4D75">
      <w:pPr>
        <w:pStyle w:val="Heading2"/>
      </w:pPr>
      <w:bookmarkStart w:id="23" w:name="_Toc31048464"/>
      <w:r>
        <w:t>Integrate Data</w:t>
      </w:r>
      <w:bookmarkEnd w:id="23"/>
    </w:p>
    <w:p w14:paraId="7BD01053" w14:textId="77777777" w:rsidR="003B4D75" w:rsidRDefault="003B4D75" w:rsidP="003B4D75">
      <w:r>
        <w:t>Section</w:t>
      </w:r>
      <w:proofErr w:type="gramStart"/>
      <w:r>
        <w:t>..</w:t>
      </w:r>
      <w:proofErr w:type="gramEnd"/>
    </w:p>
    <w:p w14:paraId="2AC7ED7B" w14:textId="77777777" w:rsidR="003B4D75" w:rsidRDefault="003B4D75" w:rsidP="003B4D75"/>
    <w:p w14:paraId="1C8DB576" w14:textId="30827300" w:rsidR="003B4D75" w:rsidRDefault="003B4D75" w:rsidP="003B4D75">
      <w:pPr>
        <w:pStyle w:val="Heading2"/>
      </w:pPr>
      <w:bookmarkStart w:id="24" w:name="_Toc31048465"/>
      <w:r>
        <w:t>Format Data</w:t>
      </w:r>
      <w:bookmarkEnd w:id="24"/>
    </w:p>
    <w:p w14:paraId="03772465" w14:textId="77777777" w:rsidR="003B4D75" w:rsidRDefault="003B4D75" w:rsidP="003B4D75">
      <w:pPr>
        <w:rPr>
          <w:rFonts w:ascii="Consolas" w:hAnsi="Consolas" w:cs="Consolas"/>
          <w:color w:val="000000"/>
          <w:sz w:val="19"/>
          <w:szCs w:val="19"/>
          <w:lang w:eastAsia="en-GB"/>
        </w:rPr>
      </w:pPr>
      <w:r>
        <w:t>Section</w:t>
      </w:r>
      <w:proofErr w:type="gramStart"/>
      <w:r>
        <w:t>..</w:t>
      </w:r>
      <w:proofErr w:type="gramEnd"/>
    </w:p>
    <w:p w14:paraId="52EE5708" w14:textId="77777777" w:rsidR="003B4D75" w:rsidRDefault="003B4D75" w:rsidP="003B4D75">
      <w:pPr>
        <w:rPr>
          <w:rFonts w:ascii="Consolas" w:hAnsi="Consolas" w:cs="Consolas"/>
          <w:color w:val="000000"/>
          <w:sz w:val="19"/>
          <w:szCs w:val="19"/>
          <w:lang w:eastAsia="en-GB"/>
        </w:rPr>
      </w:pPr>
    </w:p>
    <w:p w14:paraId="0F023F0A" w14:textId="77777777" w:rsidR="003B4D75" w:rsidRDefault="003B4D75" w:rsidP="003B4D75">
      <w:pPr>
        <w:rPr>
          <w:rFonts w:ascii="Consolas" w:hAnsi="Consolas" w:cs="Consolas"/>
          <w:color w:val="000000"/>
          <w:sz w:val="19"/>
          <w:szCs w:val="19"/>
          <w:lang w:eastAsia="en-GB"/>
        </w:rPr>
      </w:pPr>
    </w:p>
    <w:p w14:paraId="6A882EEB" w14:textId="77777777" w:rsidR="00523D52" w:rsidRDefault="00523D52">
      <w:pPr>
        <w:spacing w:after="0" w:line="240" w:lineRule="auto"/>
        <w:ind w:left="0"/>
        <w:rPr>
          <w:b/>
          <w:bCs/>
          <w:iCs/>
          <w:color w:val="3C8D94"/>
          <w:sz w:val="26"/>
          <w:szCs w:val="28"/>
        </w:rPr>
      </w:pP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5" w:name="_Ref31040685"/>
      <w:bookmarkStart w:id="26" w:name="_Toc31048466"/>
      <w:r>
        <w:lastRenderedPageBreak/>
        <w:t>Modelling</w:t>
      </w:r>
      <w:bookmarkEnd w:id="25"/>
      <w:bookmarkEnd w:id="26"/>
    </w:p>
    <w:p w14:paraId="2FF226DB" w14:textId="62802E39" w:rsidR="00BD5AF9" w:rsidRDefault="00092BE1" w:rsidP="00E216C7">
      <w:pPr>
        <w:pStyle w:val="Heading2"/>
      </w:pPr>
      <w:bookmarkStart w:id="27" w:name="_Toc31048467"/>
      <w:r>
        <w:t xml:space="preserve">Select </w:t>
      </w:r>
      <w:r w:rsidR="00435554">
        <w:t>Modelling</w:t>
      </w:r>
      <w:r>
        <w:t xml:space="preserve"> Technique</w:t>
      </w:r>
      <w:bookmarkEnd w:id="27"/>
    </w:p>
    <w:p w14:paraId="1A9F3B03" w14:textId="51617558" w:rsidR="00084DFF" w:rsidRPr="00084DFF" w:rsidDel="000270CF" w:rsidRDefault="00084DFF" w:rsidP="00092BE1">
      <w:pPr>
        <w:pStyle w:val="mz"/>
        <w:shd w:val="clear" w:color="auto" w:fill="FFFFFF"/>
        <w:spacing w:before="206" w:beforeAutospacing="0" w:after="0" w:afterAutospacing="0"/>
        <w:ind w:left="1134"/>
        <w:rPr>
          <w:del w:id="28" w:author="Finnegan, Ciaran (IE Dublin)" w:date="2019-10-15T18:08:00Z"/>
          <w:rFonts w:ascii="Arial" w:hAnsi="Arial" w:cs="Arial"/>
          <w:spacing w:val="-1"/>
          <w:sz w:val="22"/>
          <w:szCs w:val="22"/>
        </w:rPr>
      </w:pPr>
      <w:r w:rsidRPr="00084DFF">
        <w:rPr>
          <w:rFonts w:ascii="Arial" w:hAnsi="Arial" w:cs="Arial"/>
          <w:spacing w:val="-1"/>
          <w:sz w:val="22"/>
          <w:szCs w:val="22"/>
        </w:rPr>
        <w:t xml:space="preserve">For </w:t>
      </w:r>
    </w:p>
    <w:p w14:paraId="69A7B376" w14:textId="77777777" w:rsidR="00B2073D" w:rsidRDefault="00B2073D" w:rsidP="00092BE1">
      <w:pPr>
        <w:pStyle w:val="mz"/>
        <w:shd w:val="clear" w:color="auto" w:fill="FFFFFF"/>
        <w:spacing w:before="206" w:beforeAutospacing="0" w:after="0" w:afterAutospacing="0"/>
        <w:ind w:left="1134"/>
        <w:rPr>
          <w:ins w:id="29"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0" w:name="_Ref21367206"/>
    </w:p>
    <w:p w14:paraId="619C99BF" w14:textId="5E1963F3" w:rsidR="00B2073D" w:rsidRDefault="00092BE1" w:rsidP="00B2073D">
      <w:pPr>
        <w:pStyle w:val="Heading2"/>
      </w:pPr>
      <w:bookmarkStart w:id="31" w:name="_Toc31048468"/>
      <w:bookmarkEnd w:id="30"/>
      <w:r>
        <w:t>Generate Test Design</w:t>
      </w:r>
      <w:bookmarkEnd w:id="31"/>
    </w:p>
    <w:p w14:paraId="43512F95" w14:textId="7367A1C2" w:rsidR="00E631DF" w:rsidRDefault="00092BE1" w:rsidP="00B2073D">
      <w:r>
        <w:t>The</w:t>
      </w:r>
      <w:proofErr w:type="gramStart"/>
      <w:r>
        <w:t>..</w:t>
      </w:r>
      <w:proofErr w:type="gramEnd"/>
    </w:p>
    <w:p w14:paraId="1C9B43BE" w14:textId="77777777" w:rsidR="006160AF" w:rsidRDefault="006160AF" w:rsidP="00B2073D"/>
    <w:p w14:paraId="0E2AD6A8" w14:textId="34897834" w:rsidR="00B2073D" w:rsidRDefault="00092BE1" w:rsidP="00B2073D">
      <w:pPr>
        <w:pStyle w:val="Heading2"/>
      </w:pPr>
      <w:bookmarkStart w:id="32" w:name="_Toc31048469"/>
      <w:r>
        <w:t>Build Model</w:t>
      </w:r>
      <w:bookmarkEnd w:id="32"/>
    </w:p>
    <w:p w14:paraId="12769939" w14:textId="198CFD38" w:rsidR="0018342A" w:rsidRDefault="00092BE1" w:rsidP="0018342A">
      <w:r>
        <w:t>The</w:t>
      </w:r>
      <w:proofErr w:type="gramStart"/>
      <w:r>
        <w:t>..</w:t>
      </w:r>
      <w:proofErr w:type="gramEnd"/>
    </w:p>
    <w:p w14:paraId="6AE0E23E" w14:textId="50DB13A0" w:rsidR="0018342A" w:rsidRDefault="0018342A" w:rsidP="006E088E">
      <w:pPr>
        <w:ind w:left="567"/>
      </w:pPr>
    </w:p>
    <w:p w14:paraId="59BD9DC1" w14:textId="23B1E3F4" w:rsidR="00092BE1" w:rsidRDefault="00092BE1" w:rsidP="00092BE1">
      <w:pPr>
        <w:pStyle w:val="Heading2"/>
      </w:pPr>
      <w:bookmarkStart w:id="33" w:name="_Toc31048470"/>
      <w:r>
        <w:t>Assess Model</w:t>
      </w:r>
      <w:bookmarkEnd w:id="33"/>
    </w:p>
    <w:p w14:paraId="5A59D3F9" w14:textId="77777777" w:rsidR="00092BE1" w:rsidRDefault="00092BE1" w:rsidP="00092BE1">
      <w:r>
        <w:t>The</w:t>
      </w:r>
      <w:proofErr w:type="gramStart"/>
      <w:r>
        <w:t>..</w:t>
      </w:r>
      <w:proofErr w:type="gramEnd"/>
    </w:p>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4" w:name="_Toc31048471"/>
      <w:r>
        <w:lastRenderedPageBreak/>
        <w:t>Evaluation</w:t>
      </w:r>
      <w:bookmarkEnd w:id="34"/>
    </w:p>
    <w:p w14:paraId="4408739A" w14:textId="40DBEBB2" w:rsidR="00FD621A" w:rsidRDefault="00092BE1" w:rsidP="00FD621A">
      <w:pPr>
        <w:pStyle w:val="Heading2"/>
      </w:pPr>
      <w:bookmarkStart w:id="35" w:name="_Toc31048472"/>
      <w:r>
        <w:t>Evaluate Results</w:t>
      </w:r>
      <w:bookmarkEnd w:id="35"/>
    </w:p>
    <w:p w14:paraId="404B910E" w14:textId="2DE39ABC" w:rsidR="006E088E" w:rsidRDefault="00FD621A" w:rsidP="00092BE1">
      <w:r>
        <w:t>We</w:t>
      </w:r>
      <w:proofErr w:type="gramStart"/>
      <w:r w:rsidR="00092BE1">
        <w:t>..</w:t>
      </w:r>
      <w:proofErr w:type="gramEnd"/>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36" w:name="_Ref21368078"/>
    </w:p>
    <w:p w14:paraId="43AEE229" w14:textId="03DE360F" w:rsidR="00FD081E" w:rsidRDefault="00092BE1" w:rsidP="00FD081E">
      <w:pPr>
        <w:pStyle w:val="Heading2"/>
      </w:pPr>
      <w:bookmarkStart w:id="37" w:name="_Toc31048473"/>
      <w:bookmarkEnd w:id="36"/>
      <w:r>
        <w:t>Review Process</w:t>
      </w:r>
      <w:bookmarkEnd w:id="37"/>
    </w:p>
    <w:p w14:paraId="2B0014A6" w14:textId="3D24E857" w:rsidR="00092BE1" w:rsidRDefault="00092BE1" w:rsidP="00092BE1">
      <w:r>
        <w:t>The</w:t>
      </w:r>
      <w:proofErr w:type="gramStart"/>
      <w:r>
        <w:t>..</w:t>
      </w:r>
      <w:proofErr w:type="gramEnd"/>
    </w:p>
    <w:p w14:paraId="7514E0D1" w14:textId="77777777" w:rsidR="00092BE1" w:rsidRDefault="00092BE1" w:rsidP="00092BE1"/>
    <w:p w14:paraId="546955FB" w14:textId="77777777" w:rsidR="00092BE1" w:rsidRDefault="00092BE1" w:rsidP="00092BE1"/>
    <w:p w14:paraId="0191F667" w14:textId="54E66802" w:rsidR="00092BE1" w:rsidRDefault="00435554" w:rsidP="00092BE1">
      <w:pPr>
        <w:pStyle w:val="Heading2"/>
      </w:pPr>
      <w:bookmarkStart w:id="38" w:name="_Toc31048474"/>
      <w:r>
        <w:t>Determine</w:t>
      </w:r>
      <w:r w:rsidR="00092BE1">
        <w:t xml:space="preserve"> Next Steps</w:t>
      </w:r>
      <w:bookmarkEnd w:id="38"/>
    </w:p>
    <w:p w14:paraId="57A67A39" w14:textId="77777777" w:rsidR="00092BE1" w:rsidRPr="00092BE1" w:rsidRDefault="00092BE1" w:rsidP="00092BE1">
      <w:r>
        <w:t>The</w:t>
      </w:r>
      <w:proofErr w:type="gramStart"/>
      <w:r>
        <w:t>..</w:t>
      </w:r>
      <w:proofErr w:type="gramEnd"/>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39" w:name="_Toc31048475"/>
      <w:r>
        <w:lastRenderedPageBreak/>
        <w:t>Deployment</w:t>
      </w:r>
      <w:bookmarkEnd w:id="39"/>
    </w:p>
    <w:p w14:paraId="6CFB8DA5" w14:textId="7C21216A" w:rsidR="000A433B" w:rsidRDefault="0054532B" w:rsidP="00921320">
      <w:pPr>
        <w:pStyle w:val="Heading2"/>
      </w:pPr>
      <w:bookmarkStart w:id="40" w:name="_Toc31048476"/>
      <w:r>
        <w:t>Plan Deployment</w:t>
      </w:r>
      <w:bookmarkEnd w:id="40"/>
    </w:p>
    <w:p w14:paraId="476D6199" w14:textId="77777777" w:rsidR="0054532B" w:rsidRDefault="002B6D5C" w:rsidP="007A2897">
      <w:r>
        <w:t>Our analysis of</w:t>
      </w:r>
      <w:proofErr w:type="gramStart"/>
      <w:r w:rsidR="0054532B">
        <w:t>..</w:t>
      </w:r>
      <w:proofErr w:type="gramEnd"/>
    </w:p>
    <w:p w14:paraId="52E18BF9" w14:textId="4A45F3DD" w:rsidR="008D5D47" w:rsidRDefault="008D5D47" w:rsidP="007A2897">
      <w:r>
        <w:t>.</w:t>
      </w:r>
    </w:p>
    <w:p w14:paraId="31C3C086" w14:textId="592274E6" w:rsidR="007A2897" w:rsidRDefault="0054532B" w:rsidP="007A2897">
      <w:pPr>
        <w:pStyle w:val="Heading2"/>
      </w:pPr>
      <w:bookmarkStart w:id="41" w:name="_Toc31048477"/>
      <w:r>
        <w:t>Plan Monitoring and Maintenance</w:t>
      </w:r>
      <w:bookmarkEnd w:id="41"/>
    </w:p>
    <w:p w14:paraId="3DBDB231" w14:textId="6B7354A8" w:rsidR="007A2897" w:rsidRDefault="00CA239D" w:rsidP="007A2897">
      <w:proofErr w:type="gramStart"/>
      <w:r>
        <w:t xml:space="preserve">A </w:t>
      </w:r>
      <w:r w:rsidR="0054532B">
        <w:t>..</w:t>
      </w:r>
      <w:r>
        <w:t>.</w:t>
      </w:r>
      <w:proofErr w:type="gramEnd"/>
    </w:p>
    <w:p w14:paraId="1DD5F838" w14:textId="77777777" w:rsidR="0054532B" w:rsidRDefault="0054532B" w:rsidP="007A2897"/>
    <w:p w14:paraId="00C4980D" w14:textId="4C699D0D" w:rsidR="0054532B" w:rsidRDefault="0054532B" w:rsidP="0054532B">
      <w:pPr>
        <w:pStyle w:val="Heading2"/>
      </w:pPr>
      <w:bookmarkStart w:id="42" w:name="_Toc31048478"/>
      <w:r>
        <w:t>Produce Final Report</w:t>
      </w:r>
      <w:bookmarkEnd w:id="42"/>
    </w:p>
    <w:p w14:paraId="1109DA9B" w14:textId="77777777" w:rsidR="0054532B" w:rsidRDefault="0054532B" w:rsidP="0054532B">
      <w:proofErr w:type="gramStart"/>
      <w:r>
        <w:t>A ...</w:t>
      </w:r>
      <w:proofErr w:type="gramEnd"/>
    </w:p>
    <w:p w14:paraId="34A032AB" w14:textId="77777777" w:rsidR="0054532B" w:rsidRDefault="0054532B" w:rsidP="007A2897"/>
    <w:p w14:paraId="0ABAC7C7" w14:textId="452ECD5D" w:rsidR="0054532B" w:rsidRDefault="0054532B" w:rsidP="0054532B">
      <w:pPr>
        <w:pStyle w:val="Heading2"/>
      </w:pPr>
      <w:bookmarkStart w:id="43" w:name="_Toc31048479"/>
      <w:r>
        <w:t>Review Project</w:t>
      </w:r>
      <w:bookmarkEnd w:id="43"/>
    </w:p>
    <w:p w14:paraId="3A8EDEC8" w14:textId="77777777" w:rsidR="0054532B" w:rsidRDefault="0054532B" w:rsidP="0054532B">
      <w:proofErr w:type="gramStart"/>
      <w:r>
        <w:t>A ...</w:t>
      </w:r>
      <w:proofErr w:type="gramEnd"/>
    </w:p>
    <w:p w14:paraId="3169CFA7" w14:textId="77777777" w:rsidR="007A2897" w:rsidRPr="007A2897" w:rsidRDefault="007A2897" w:rsidP="007A2897"/>
    <w:p w14:paraId="435008F1" w14:textId="67DB0DE4" w:rsidR="00527B94" w:rsidRDefault="0054532B" w:rsidP="00527B94">
      <w:pPr>
        <w:pStyle w:val="Heading1"/>
      </w:pPr>
      <w:bookmarkStart w:id="44" w:name="_Toc31048480"/>
      <w:r>
        <w:lastRenderedPageBreak/>
        <w:t>Conclusion</w:t>
      </w:r>
      <w:bookmarkEnd w:id="44"/>
    </w:p>
    <w:p w14:paraId="7073E621" w14:textId="4F5675D8" w:rsidR="00527B94" w:rsidRDefault="0054532B" w:rsidP="00527B94">
      <w:pPr>
        <w:pStyle w:val="Heading2"/>
      </w:pPr>
      <w:bookmarkStart w:id="45" w:name="_Toc31048481"/>
      <w:r>
        <w:t>Conclusion</w:t>
      </w:r>
      <w:proofErr w:type="gramStart"/>
      <w:r>
        <w:t>..</w:t>
      </w:r>
      <w:bookmarkEnd w:id="45"/>
      <w:proofErr w:type="gramEnd"/>
    </w:p>
    <w:p w14:paraId="66E7AB5D" w14:textId="2E8B06E1" w:rsidR="006B4EFA" w:rsidRDefault="0054532B" w:rsidP="005150CB">
      <w:pPr>
        <w:spacing w:after="100"/>
        <w:ind w:right="720"/>
      </w:pPr>
      <w:r>
        <w:t>The</w:t>
      </w:r>
      <w:proofErr w:type="gramStart"/>
      <w:r>
        <w:t>..</w:t>
      </w:r>
      <w:proofErr w:type="gramEnd"/>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46" w:name="_Toc31048482"/>
      <w:r>
        <w:lastRenderedPageBreak/>
        <w:t>Appendices and References</w:t>
      </w:r>
      <w:bookmarkEnd w:id="46"/>
    </w:p>
    <w:p w14:paraId="5D86FE57" w14:textId="07EEAB00" w:rsidR="00701780" w:rsidRDefault="0054532B" w:rsidP="00701780">
      <w:pPr>
        <w:pStyle w:val="Heading2"/>
      </w:pPr>
      <w:bookmarkStart w:id="47" w:name="_Toc31048483"/>
      <w:r>
        <w:t>Appendix A</w:t>
      </w:r>
      <w:r w:rsidR="00FB5200">
        <w:t xml:space="preserve"> Understanding Wine and Types</w:t>
      </w:r>
      <w:bookmarkEnd w:id="47"/>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usually ranges from various shades of red, brown and violet. This is produced with whole grapes including the skin which adds to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and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of red wines, giving it a rich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w:t>
      </w:r>
    </w:p>
    <w:p w14:paraId="34B89958" w14:textId="77777777"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is usually straw-yellow, yellow-green, or yellow-gold. Most white wines have a light and fruity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7777777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fixed</w:t>
      </w:r>
      <w:proofErr w:type="gramEnd"/>
      <w:r w:rsidRPr="00FB5200">
        <w:rPr>
          <w:rStyle w:val="Strong"/>
          <w:color w:val="000000"/>
          <w:szCs w:val="22"/>
        </w:rPr>
        <w:t xml:space="preserve"> acidity:</w:t>
      </w:r>
      <w:r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3915B22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volatile</w:t>
      </w:r>
      <w:proofErr w:type="gramEnd"/>
      <w:r w:rsidRPr="00FB5200">
        <w:rPr>
          <w:rStyle w:val="Strong"/>
          <w:color w:val="000000"/>
          <w:szCs w:val="22"/>
        </w:rPr>
        <w:t xml:space="preserve"> acidity:</w:t>
      </w:r>
      <w:r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proofErr w:type="spellStart"/>
      <w:r w:rsidRPr="00FB5200">
        <w:rPr>
          <w:color w:val="000000"/>
          <w:szCs w:val="22"/>
        </w:rPr>
        <w:t>flavor</w:t>
      </w:r>
      <w:proofErr w:type="spellEnd"/>
      <w:r w:rsidRPr="00FB5200">
        <w:rPr>
          <w:color w:val="000000"/>
          <w:szCs w:val="22"/>
        </w:rPr>
        <w:t xml:space="preserve">. In the US, the legal limits of volatile acidity are 1.2 g/L for red table wine and 1.1 g/L for white table wine. </w:t>
      </w:r>
      <w:r>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77777777" w:rsidR="00FB5200" w:rsidRDefault="00FB5200" w:rsidP="00100039">
      <w:pPr>
        <w:numPr>
          <w:ilvl w:val="0"/>
          <w:numId w:val="28"/>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citric</w:t>
      </w:r>
      <w:proofErr w:type="gramEnd"/>
      <w:r w:rsidRPr="00FB5200">
        <w:rPr>
          <w:rStyle w:val="Strong"/>
          <w:color w:val="000000"/>
          <w:szCs w:val="22"/>
        </w:rPr>
        <w:t xml:space="preserve"> acid:</w:t>
      </w:r>
      <w:r w:rsidRPr="00FB5200">
        <w:rPr>
          <w:color w:val="000000"/>
          <w:szCs w:val="22"/>
        </w:rPr>
        <w:t xml:space="preserve"> This is one of the fixed acids which gives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77777777" w:rsidR="00FB5200" w:rsidRDefault="00FB5200" w:rsidP="00100039">
      <w:pPr>
        <w:numPr>
          <w:ilvl w:val="0"/>
          <w:numId w:val="29"/>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residual</w:t>
      </w:r>
      <w:proofErr w:type="gramEnd"/>
      <w:r w:rsidRPr="00FB5200">
        <w:rPr>
          <w:rStyle w:val="Strong"/>
          <w:color w:val="000000"/>
          <w:szCs w:val="22"/>
        </w:rPr>
        <w:t xml:space="preserve"> sugar:</w:t>
      </w:r>
      <w:r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77777777" w:rsidR="00FB5200" w:rsidRDefault="00FB5200" w:rsidP="00100039">
      <w:pPr>
        <w:numPr>
          <w:ilvl w:val="0"/>
          <w:numId w:val="30"/>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chlorides</w:t>
      </w:r>
      <w:proofErr w:type="gramEnd"/>
      <w:r w:rsidRPr="00FB5200">
        <w:rPr>
          <w:rStyle w:val="Strong"/>
          <w:color w:val="000000"/>
          <w:szCs w:val="22"/>
        </w:rPr>
        <w:t>:</w:t>
      </w:r>
      <w:r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77777777" w:rsid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free</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proofErr w:type="spellStart"/>
      <w:r w:rsidRPr="00FB5200">
        <w:rPr>
          <w:color w:val="000000"/>
          <w:szCs w:val="22"/>
        </w:rPr>
        <w:t>sulfites</w:t>
      </w:r>
      <w:proofErr w:type="spellEnd"/>
      <w:r w:rsidRPr="00FB5200">
        <w:rPr>
          <w:color w:val="000000"/>
          <w:szCs w:val="22"/>
        </w:rPr>
        <w:t xml:space="preserve"> and too much of it is undesirable and gives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48298497" w:rsidR="00FB5200" w:rsidRP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total</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sum total of the bou</w:t>
      </w:r>
      <w:r>
        <w:rPr>
          <w:color w:val="000000"/>
          <w:szCs w:val="22"/>
        </w:rPr>
        <w:t xml:space="preserve">nd and the free </w:t>
      </w:r>
      <w:proofErr w:type="spellStart"/>
      <w:r>
        <w:rPr>
          <w:color w:val="000000"/>
          <w:szCs w:val="22"/>
        </w:rPr>
        <w:t>sulfur</w:t>
      </w:r>
      <w:proofErr w:type="spellEnd"/>
      <w:r>
        <w:rPr>
          <w:color w:val="000000"/>
          <w:szCs w:val="22"/>
        </w:rPr>
        <w:t xml:space="preserve"> dioxide</w:t>
      </w:r>
      <w:r w:rsidRPr="00FB5200">
        <w:rPr>
          <w:color w:val="000000"/>
          <w:szCs w:val="22"/>
        </w:rPr>
        <w:t xml:space="preserve">. This is mainly added to kill harmful bacteria and preserve quality and freshness. There are usually legal limits for </w:t>
      </w:r>
      <w:proofErr w:type="spellStart"/>
      <w:r w:rsidRPr="00FB5200">
        <w:rPr>
          <w:color w:val="000000"/>
          <w:szCs w:val="22"/>
        </w:rPr>
        <w:t>sulfur</w:t>
      </w:r>
      <w:proofErr w:type="spellEnd"/>
      <w:r w:rsidRPr="00FB5200">
        <w:rPr>
          <w:color w:val="000000"/>
          <w:szCs w:val="22"/>
        </w:rPr>
        <w:t xml:space="preserve"> levels in wines and excess of it can even kill good yeast and give out undesirable odour.</w:t>
      </w:r>
    </w:p>
    <w:p w14:paraId="4A08B727" w14:textId="77777777"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lastRenderedPageBreak/>
        <w:t>density</w:t>
      </w:r>
      <w:proofErr w:type="gramEnd"/>
      <w:r w:rsidRPr="00FB5200">
        <w:rPr>
          <w:rStyle w:val="Strong"/>
          <w:color w:val="000000"/>
          <w:szCs w:val="22"/>
        </w:rPr>
        <w:t>:</w:t>
      </w:r>
      <w:r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pH</w:t>
      </w:r>
      <w:proofErr w:type="gramEnd"/>
      <w:r w:rsidRPr="00FB5200">
        <w:rPr>
          <w:rStyle w:val="Strong"/>
          <w:color w:val="000000"/>
          <w:szCs w:val="22"/>
        </w:rPr>
        <w:t>:</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77777777"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sulphates</w:t>
      </w:r>
      <w:proofErr w:type="gramEnd"/>
      <w:r w:rsidRPr="00FB5200">
        <w:rPr>
          <w:rStyle w:val="Strong"/>
          <w:color w:val="000000"/>
          <w:szCs w:val="22"/>
        </w:rPr>
        <w:t>:</w:t>
      </w:r>
      <w:r w:rsidRPr="00FB5200">
        <w:rPr>
          <w:color w:val="000000"/>
          <w:szCs w:val="22"/>
        </w:rPr>
        <w:t xml:space="preserve"> These are mineral salts containing </w:t>
      </w:r>
      <w:proofErr w:type="spellStart"/>
      <w:r w:rsidRPr="00FB5200">
        <w:rPr>
          <w:color w:val="000000"/>
          <w:szCs w:val="22"/>
        </w:rPr>
        <w:t>sulfur</w:t>
      </w:r>
      <w:proofErr w:type="spellEnd"/>
      <w:r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proofErr w:type="spellStart"/>
      <w:r w:rsidRPr="00FB5200">
        <w:rPr>
          <w:color w:val="000000"/>
          <w:szCs w:val="22"/>
        </w:rPr>
        <w:t>flavor</w:t>
      </w:r>
      <w:proofErr w:type="spellEnd"/>
      <w:r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6E51A781"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alcohol</w:t>
      </w:r>
      <w:proofErr w:type="gramEnd"/>
      <w:r w:rsidRPr="00FB5200">
        <w:rPr>
          <w:rStyle w:val="Strong"/>
          <w:color w:val="000000"/>
          <w:szCs w:val="22"/>
        </w:rPr>
        <w:t>:</w:t>
      </w:r>
      <w:r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w:t>
      </w:r>
      <w:proofErr w:type="spellStart"/>
      <w:r w:rsidRPr="00FB5200">
        <w:rPr>
          <w:color w:val="000000"/>
          <w:szCs w:val="22"/>
        </w:rPr>
        <w:t>vol</w:t>
      </w:r>
      <w:proofErr w:type="spellEnd"/>
      <w:r w:rsidRPr="00FB5200">
        <w:rPr>
          <w:color w:val="000000"/>
          <w:szCs w:val="22"/>
        </w:rPr>
        <w:t xml:space="preserve">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77777777" w:rsidR="00FB5200" w:rsidRDefault="00FB5200" w:rsidP="00FB5200">
      <w:pPr>
        <w:numPr>
          <w:ilvl w:val="0"/>
          <w:numId w:val="3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quality</w:t>
      </w:r>
      <w:proofErr w:type="gramEnd"/>
      <w:r w:rsidRPr="00FB5200">
        <w:rPr>
          <w:rStyle w:val="Strong"/>
          <w:color w:val="000000"/>
          <w:szCs w:val="22"/>
        </w:rPr>
        <w:t>:</w:t>
      </w:r>
      <w:r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wine_type</w:t>
      </w:r>
      <w:proofErr w:type="spellEnd"/>
      <w:r w:rsidRPr="00FB5200">
        <w:rPr>
          <w:rStyle w:val="Strong"/>
          <w:color w:val="000000"/>
          <w:szCs w:val="22"/>
        </w:rPr>
        <w:t>:</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quality_label</w:t>
      </w:r>
      <w:proofErr w:type="spellEnd"/>
      <w:r w:rsidRPr="00FB5200">
        <w:rPr>
          <w:rStyle w:val="Strong"/>
          <w:color w:val="000000"/>
          <w:szCs w:val="22"/>
        </w:rPr>
        <w:t>:</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314A671C" w:rsidR="00AC4976" w:rsidRDefault="0054532B" w:rsidP="00AC4976">
      <w:pPr>
        <w:pStyle w:val="Heading2"/>
      </w:pPr>
      <w:bookmarkStart w:id="48" w:name="_Toc31048484"/>
      <w:r>
        <w:lastRenderedPageBreak/>
        <w:t>References</w:t>
      </w:r>
      <w:bookmarkEnd w:id="48"/>
    </w:p>
    <w:p w14:paraId="592A4E8F" w14:textId="181244A8" w:rsidR="00D95216" w:rsidRDefault="00CF1328" w:rsidP="0054532B">
      <w:r>
        <w:t xml:space="preserve">The use of this Wine Quality dataset in this CA acknowledges the source </w:t>
      </w:r>
      <w:proofErr w:type="gramStart"/>
      <w:r>
        <w:t>publication :</w:t>
      </w:r>
      <w:proofErr w:type="gramEnd"/>
    </w:p>
    <w:p w14:paraId="0FE08CDE" w14:textId="0648790F" w:rsidR="00CF1328" w:rsidRPr="00D95216" w:rsidRDefault="00CF1328" w:rsidP="0054532B">
      <w:r>
        <w:rPr>
          <w:sz w:val="21"/>
          <w:szCs w:val="21"/>
          <w:shd w:val="clear" w:color="auto" w:fill="FFFFFF"/>
        </w:rPr>
        <w:t xml:space="preserve">P. Cortez, A. </w:t>
      </w:r>
      <w:proofErr w:type="spellStart"/>
      <w:r>
        <w:rPr>
          <w:sz w:val="21"/>
          <w:szCs w:val="21"/>
          <w:shd w:val="clear" w:color="auto" w:fill="FFFFFF"/>
        </w:rPr>
        <w:t>Cerdeira</w:t>
      </w:r>
      <w:proofErr w:type="spellEnd"/>
      <w:r>
        <w:rPr>
          <w:sz w:val="21"/>
          <w:szCs w:val="21"/>
          <w:shd w:val="clear" w:color="auto" w:fill="FFFFFF"/>
        </w:rPr>
        <w:t xml:space="preserve">, F. Almeida, T. Matos and J. Reis. </w:t>
      </w:r>
      <w:proofErr w:type="spellStart"/>
      <w:r>
        <w:rPr>
          <w:sz w:val="21"/>
          <w:szCs w:val="21"/>
          <w:shd w:val="clear" w:color="auto" w:fill="FFFFFF"/>
        </w:rPr>
        <w:t>Modeling</w:t>
      </w:r>
      <w:proofErr w:type="spellEnd"/>
      <w:r>
        <w:rPr>
          <w:sz w:val="21"/>
          <w:szCs w:val="21"/>
          <w:shd w:val="clear" w:color="auto" w:fill="FFFFFF"/>
        </w:rPr>
        <w:t xml:space="preserve"> wine preferences by data mining from physicochemical properties. In Decision Support Systems, Elsevier, 47(4):547-553, 2009.</w:t>
      </w:r>
    </w:p>
    <w:p w14:paraId="4714A4AE" w14:textId="77777777" w:rsidR="00D95216" w:rsidRDefault="00D95216" w:rsidP="00167B7C">
      <w:pPr>
        <w:spacing w:after="100"/>
        <w:ind w:left="1440" w:right="720"/>
      </w:pPr>
    </w:p>
    <w:sectPr w:rsidR="00D95216" w:rsidSect="00DD7DF2">
      <w:headerReference w:type="even" r:id="rId44"/>
      <w:headerReference w:type="default" r:id="rId45"/>
      <w:footerReference w:type="even" r:id="rId46"/>
      <w:footerReference w:type="default" r:id="rId47"/>
      <w:headerReference w:type="first" r:id="rId48"/>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BC7029" w14:textId="77777777" w:rsidR="004C446F" w:rsidRDefault="004C446F">
      <w:r>
        <w:separator/>
      </w:r>
    </w:p>
  </w:endnote>
  <w:endnote w:type="continuationSeparator" w:id="0">
    <w:p w14:paraId="30F63F8A" w14:textId="77777777" w:rsidR="004C446F" w:rsidRDefault="004C4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943560"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943560" w:rsidRDefault="00943560" w:rsidP="003B7959">
          <w:pPr>
            <w:pStyle w:val="Footer"/>
          </w:pPr>
        </w:p>
      </w:tc>
    </w:tr>
    <w:tr w:rsidR="00943560" w14:paraId="49DDF186" w14:textId="77777777" w:rsidTr="001C5E38">
      <w:trPr>
        <w:trHeight w:val="170"/>
      </w:trPr>
      <w:tc>
        <w:tcPr>
          <w:tcW w:w="2000" w:type="pct"/>
          <w:tcBorders>
            <w:top w:val="single" w:sz="4" w:space="0" w:color="auto"/>
          </w:tcBorders>
          <w:shd w:val="clear" w:color="auto" w:fill="auto"/>
        </w:tcPr>
        <w:p w14:paraId="72790463" w14:textId="77777777" w:rsidR="00943560" w:rsidRDefault="00943560"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943560" w:rsidRDefault="00943560" w:rsidP="001C5E38">
          <w:pPr>
            <w:pStyle w:val="Footer"/>
            <w:jc w:val="right"/>
          </w:pPr>
          <w:r>
            <w:t>INCXnnnnDnnn-0.10</w:t>
          </w:r>
        </w:p>
      </w:tc>
    </w:tr>
    <w:tr w:rsidR="00943560" w14:paraId="04243D46" w14:textId="77777777" w:rsidTr="00A10131">
      <w:trPr>
        <w:trHeight w:hRule="exact" w:val="482"/>
      </w:trPr>
      <w:tc>
        <w:tcPr>
          <w:tcW w:w="5000" w:type="pct"/>
          <w:gridSpan w:val="2"/>
          <w:shd w:val="clear" w:color="auto" w:fill="auto"/>
          <w:vAlign w:val="bottom"/>
        </w:tcPr>
        <w:p w14:paraId="628785C8" w14:textId="77777777" w:rsidR="00943560" w:rsidRDefault="00943560" w:rsidP="003B7959">
          <w:pPr>
            <w:pStyle w:val="ClassificationFooter"/>
          </w:pPr>
          <w:r>
            <w:t>Commercial in Confidence</w:t>
          </w:r>
        </w:p>
      </w:tc>
    </w:tr>
  </w:tbl>
  <w:p w14:paraId="7D4F6451" w14:textId="77777777" w:rsidR="00943560" w:rsidRDefault="00943560"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943560"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943560" w:rsidRDefault="00943560" w:rsidP="003B7959">
          <w:pPr>
            <w:pStyle w:val="Footer"/>
          </w:pPr>
        </w:p>
      </w:tc>
    </w:tr>
    <w:tr w:rsidR="00943560" w14:paraId="520C7CBD" w14:textId="77777777" w:rsidTr="001C5E38">
      <w:trPr>
        <w:trHeight w:val="170"/>
      </w:trPr>
      <w:tc>
        <w:tcPr>
          <w:tcW w:w="3000" w:type="pct"/>
          <w:tcBorders>
            <w:top w:val="single" w:sz="4" w:space="0" w:color="auto"/>
          </w:tcBorders>
          <w:shd w:val="clear" w:color="auto" w:fill="auto"/>
        </w:tcPr>
        <w:p w14:paraId="53E46749" w14:textId="77B4EE79" w:rsidR="00943560" w:rsidRDefault="00943560" w:rsidP="005607DA">
          <w:pPr>
            <w:pStyle w:val="Footer"/>
          </w:pPr>
          <w:r>
            <w:t xml:space="preserve">B8IT108 Data and Web Mining  CA </w:t>
          </w:r>
        </w:p>
      </w:tc>
      <w:tc>
        <w:tcPr>
          <w:tcW w:w="2500" w:type="pct"/>
          <w:tcBorders>
            <w:top w:val="single" w:sz="4" w:space="0" w:color="auto"/>
          </w:tcBorders>
          <w:shd w:val="clear" w:color="auto" w:fill="auto"/>
        </w:tcPr>
        <w:p w14:paraId="7C5B34FB" w14:textId="77777777" w:rsidR="00943560" w:rsidRDefault="00943560" w:rsidP="001C5E38">
          <w:pPr>
            <w:pStyle w:val="Footer"/>
            <w:jc w:val="right"/>
          </w:pPr>
          <w:r>
            <w:t xml:space="preserve">Page </w:t>
          </w:r>
          <w:r>
            <w:fldChar w:fldCharType="begin"/>
          </w:r>
          <w:r>
            <w:instrText xml:space="preserve"> PAGE </w:instrText>
          </w:r>
          <w:r>
            <w:fldChar w:fldCharType="separate"/>
          </w:r>
          <w:r w:rsidR="0004760C">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04760C">
            <w:rPr>
              <w:noProof/>
            </w:rPr>
            <w:t>30</w:t>
          </w:r>
          <w:r>
            <w:rPr>
              <w:noProof/>
            </w:rPr>
            <w:fldChar w:fldCharType="end"/>
          </w:r>
        </w:p>
      </w:tc>
    </w:tr>
    <w:tr w:rsidR="00943560" w14:paraId="3FFE7541" w14:textId="77777777" w:rsidTr="00A10131">
      <w:trPr>
        <w:trHeight w:hRule="exact" w:val="482"/>
      </w:trPr>
      <w:tc>
        <w:tcPr>
          <w:tcW w:w="5000" w:type="pct"/>
          <w:gridSpan w:val="2"/>
          <w:shd w:val="clear" w:color="auto" w:fill="auto"/>
          <w:vAlign w:val="bottom"/>
        </w:tcPr>
        <w:p w14:paraId="441A4CBB" w14:textId="77777777" w:rsidR="00943560" w:rsidRDefault="00943560" w:rsidP="003B7959">
          <w:pPr>
            <w:pStyle w:val="ClassificationFooter"/>
          </w:pPr>
        </w:p>
      </w:tc>
    </w:tr>
  </w:tbl>
  <w:p w14:paraId="1FE517DB" w14:textId="77777777" w:rsidR="00943560" w:rsidRDefault="00943560"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943560"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943560" w:rsidRDefault="00943560" w:rsidP="003B7959">
          <w:pPr>
            <w:pStyle w:val="Footer"/>
          </w:pPr>
        </w:p>
      </w:tc>
    </w:tr>
    <w:tr w:rsidR="00943560" w14:paraId="0A6993B8" w14:textId="77777777" w:rsidTr="001C5E38">
      <w:trPr>
        <w:trHeight w:val="170"/>
      </w:trPr>
      <w:tc>
        <w:tcPr>
          <w:tcW w:w="3000" w:type="pct"/>
          <w:tcBorders>
            <w:top w:val="single" w:sz="4" w:space="0" w:color="auto"/>
          </w:tcBorders>
          <w:shd w:val="clear" w:color="auto" w:fill="auto"/>
        </w:tcPr>
        <w:p w14:paraId="6E1489AD" w14:textId="77777777" w:rsidR="00943560" w:rsidRDefault="00943560" w:rsidP="003B7959">
          <w:pPr>
            <w:pStyle w:val="Footer"/>
          </w:pPr>
        </w:p>
      </w:tc>
      <w:tc>
        <w:tcPr>
          <w:tcW w:w="2500" w:type="pct"/>
          <w:tcBorders>
            <w:top w:val="single" w:sz="4" w:space="0" w:color="auto"/>
          </w:tcBorders>
          <w:shd w:val="clear" w:color="auto" w:fill="auto"/>
        </w:tcPr>
        <w:p w14:paraId="24F29C79" w14:textId="77777777" w:rsidR="00943560" w:rsidRDefault="00943560" w:rsidP="001C5E38">
          <w:pPr>
            <w:pStyle w:val="Footer"/>
            <w:jc w:val="right"/>
          </w:pPr>
        </w:p>
      </w:tc>
    </w:tr>
    <w:tr w:rsidR="00943560" w14:paraId="3F280D59" w14:textId="77777777" w:rsidTr="00A10131">
      <w:trPr>
        <w:trHeight w:hRule="exact" w:val="482"/>
      </w:trPr>
      <w:tc>
        <w:tcPr>
          <w:tcW w:w="5000" w:type="pct"/>
          <w:gridSpan w:val="2"/>
          <w:shd w:val="clear" w:color="auto" w:fill="auto"/>
          <w:vAlign w:val="bottom"/>
        </w:tcPr>
        <w:p w14:paraId="0F54B172" w14:textId="77777777" w:rsidR="00943560" w:rsidRDefault="00943560" w:rsidP="003B7959">
          <w:pPr>
            <w:pStyle w:val="ClassificationFooter"/>
          </w:pPr>
        </w:p>
      </w:tc>
    </w:tr>
  </w:tbl>
  <w:p w14:paraId="7E94EC3D" w14:textId="77777777" w:rsidR="00943560" w:rsidRDefault="00943560"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943560"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943560" w:rsidRDefault="00943560" w:rsidP="003B7959">
          <w:pPr>
            <w:pStyle w:val="Footer"/>
          </w:pPr>
        </w:p>
      </w:tc>
    </w:tr>
    <w:tr w:rsidR="00943560" w14:paraId="5F2CE77F" w14:textId="77777777" w:rsidTr="001C5E38">
      <w:trPr>
        <w:trHeight w:val="170"/>
      </w:trPr>
      <w:tc>
        <w:tcPr>
          <w:tcW w:w="2000" w:type="pct"/>
          <w:tcBorders>
            <w:top w:val="single" w:sz="4" w:space="0" w:color="auto"/>
          </w:tcBorders>
          <w:shd w:val="clear" w:color="auto" w:fill="auto"/>
        </w:tcPr>
        <w:p w14:paraId="76F3C7A3" w14:textId="77777777" w:rsidR="00943560" w:rsidRDefault="00943560"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943560" w:rsidRDefault="00943560" w:rsidP="001C5E38">
          <w:pPr>
            <w:pStyle w:val="Footer"/>
            <w:jc w:val="right"/>
          </w:pPr>
          <w:r>
            <w:t>INCXnnnnDnnn-0.10</w:t>
          </w:r>
        </w:p>
      </w:tc>
    </w:tr>
    <w:tr w:rsidR="00943560" w14:paraId="6A94D47B" w14:textId="77777777" w:rsidTr="00A10131">
      <w:trPr>
        <w:trHeight w:hRule="exact" w:val="482"/>
      </w:trPr>
      <w:tc>
        <w:tcPr>
          <w:tcW w:w="5000" w:type="pct"/>
          <w:gridSpan w:val="2"/>
          <w:shd w:val="clear" w:color="auto" w:fill="auto"/>
          <w:vAlign w:val="bottom"/>
        </w:tcPr>
        <w:p w14:paraId="58B9CA5A" w14:textId="77777777" w:rsidR="00943560" w:rsidRDefault="00943560" w:rsidP="003B7959">
          <w:pPr>
            <w:pStyle w:val="ClassificationFooter"/>
          </w:pPr>
          <w:r>
            <w:t>Commercial in Confidence</w:t>
          </w:r>
        </w:p>
      </w:tc>
    </w:tr>
  </w:tbl>
  <w:p w14:paraId="6AA86133" w14:textId="77777777" w:rsidR="00943560" w:rsidRDefault="00943560"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943560"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943560" w:rsidRDefault="00943560" w:rsidP="003B7959">
          <w:pPr>
            <w:pStyle w:val="Footer"/>
          </w:pPr>
        </w:p>
      </w:tc>
    </w:tr>
    <w:tr w:rsidR="00943560" w14:paraId="106C8C1D" w14:textId="77777777" w:rsidTr="001C5E38">
      <w:trPr>
        <w:trHeight w:val="170"/>
      </w:trPr>
      <w:tc>
        <w:tcPr>
          <w:tcW w:w="3000" w:type="pct"/>
          <w:tcBorders>
            <w:top w:val="single" w:sz="4" w:space="0" w:color="auto"/>
          </w:tcBorders>
          <w:shd w:val="clear" w:color="auto" w:fill="auto"/>
        </w:tcPr>
        <w:p w14:paraId="73ACE3F0" w14:textId="7D34A4CE" w:rsidR="00943560" w:rsidRDefault="00943560" w:rsidP="003B7959">
          <w:pPr>
            <w:pStyle w:val="Footer"/>
          </w:pPr>
          <w:r>
            <w:t>B8IT108 Data and Web Mining  CA</w:t>
          </w:r>
        </w:p>
      </w:tc>
      <w:tc>
        <w:tcPr>
          <w:tcW w:w="2500" w:type="pct"/>
          <w:tcBorders>
            <w:top w:val="single" w:sz="4" w:space="0" w:color="auto"/>
          </w:tcBorders>
          <w:shd w:val="clear" w:color="auto" w:fill="auto"/>
        </w:tcPr>
        <w:p w14:paraId="4AB1573D" w14:textId="77777777" w:rsidR="00943560" w:rsidRDefault="00943560" w:rsidP="001C5E38">
          <w:pPr>
            <w:pStyle w:val="Footer"/>
            <w:jc w:val="right"/>
          </w:pPr>
          <w:r>
            <w:t xml:space="preserve">Page </w:t>
          </w:r>
          <w:r>
            <w:fldChar w:fldCharType="begin"/>
          </w:r>
          <w:r>
            <w:instrText xml:space="preserve"> PAGE </w:instrText>
          </w:r>
          <w:r>
            <w:fldChar w:fldCharType="separate"/>
          </w:r>
          <w:r w:rsidR="00A66EE5">
            <w:rPr>
              <w:noProof/>
            </w:rPr>
            <w:t>19</w:t>
          </w:r>
          <w:r>
            <w:fldChar w:fldCharType="end"/>
          </w:r>
          <w:r>
            <w:t xml:space="preserve"> of </w:t>
          </w:r>
          <w:r>
            <w:rPr>
              <w:noProof/>
            </w:rPr>
            <w:fldChar w:fldCharType="begin"/>
          </w:r>
          <w:r>
            <w:rPr>
              <w:noProof/>
            </w:rPr>
            <w:instrText xml:space="preserve"> NUMPAGES </w:instrText>
          </w:r>
          <w:r>
            <w:rPr>
              <w:noProof/>
            </w:rPr>
            <w:fldChar w:fldCharType="separate"/>
          </w:r>
          <w:r w:rsidR="00A66EE5">
            <w:rPr>
              <w:noProof/>
            </w:rPr>
            <w:t>31</w:t>
          </w:r>
          <w:r>
            <w:rPr>
              <w:noProof/>
            </w:rPr>
            <w:fldChar w:fldCharType="end"/>
          </w:r>
        </w:p>
      </w:tc>
    </w:tr>
    <w:tr w:rsidR="00943560" w14:paraId="77BE88AD" w14:textId="77777777" w:rsidTr="00A10131">
      <w:trPr>
        <w:trHeight w:hRule="exact" w:val="482"/>
      </w:trPr>
      <w:tc>
        <w:tcPr>
          <w:tcW w:w="5000" w:type="pct"/>
          <w:gridSpan w:val="2"/>
          <w:shd w:val="clear" w:color="auto" w:fill="auto"/>
          <w:vAlign w:val="bottom"/>
        </w:tcPr>
        <w:p w14:paraId="2F47FCEB" w14:textId="77777777" w:rsidR="00943560" w:rsidRDefault="00943560" w:rsidP="003B7959">
          <w:pPr>
            <w:pStyle w:val="ClassificationFooter"/>
          </w:pPr>
        </w:p>
      </w:tc>
    </w:tr>
  </w:tbl>
  <w:p w14:paraId="638E55B9" w14:textId="77777777" w:rsidR="00943560" w:rsidRDefault="00943560"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119026" w14:textId="77777777" w:rsidR="004C446F" w:rsidRDefault="004C446F">
      <w:r>
        <w:separator/>
      </w:r>
    </w:p>
  </w:footnote>
  <w:footnote w:type="continuationSeparator" w:id="0">
    <w:p w14:paraId="32512C25" w14:textId="77777777" w:rsidR="004C446F" w:rsidRDefault="004C44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943560"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943560" w:rsidRDefault="00943560" w:rsidP="00A10131">
          <w:pPr>
            <w:pStyle w:val="Classification"/>
          </w:pPr>
          <w:r>
            <w:t>Commercial in Confidence</w:t>
          </w:r>
        </w:p>
      </w:tc>
    </w:tr>
    <w:tr w:rsidR="00943560" w14:paraId="3BEEACE8" w14:textId="77777777" w:rsidTr="001C5E38">
      <w:trPr>
        <w:trHeight w:hRule="exact" w:val="170"/>
      </w:trPr>
      <w:tc>
        <w:tcPr>
          <w:tcW w:w="5000" w:type="pct"/>
          <w:tcBorders>
            <w:top w:val="single" w:sz="4" w:space="0" w:color="auto"/>
          </w:tcBorders>
          <w:shd w:val="clear" w:color="auto" w:fill="auto"/>
        </w:tcPr>
        <w:p w14:paraId="597D6DEB" w14:textId="77777777" w:rsidR="00943560" w:rsidRDefault="00943560" w:rsidP="003B7959">
          <w:pPr>
            <w:pStyle w:val="Header"/>
          </w:pPr>
        </w:p>
      </w:tc>
    </w:tr>
  </w:tbl>
  <w:p w14:paraId="4E6C26A2" w14:textId="77777777" w:rsidR="00943560" w:rsidRDefault="00943560"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943560"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943560" w:rsidRDefault="00943560" w:rsidP="00A10131">
          <w:pPr>
            <w:pStyle w:val="Classification"/>
          </w:pPr>
        </w:p>
      </w:tc>
    </w:tr>
    <w:tr w:rsidR="00943560" w14:paraId="35668D3B" w14:textId="77777777" w:rsidTr="001C5E38">
      <w:trPr>
        <w:trHeight w:hRule="exact" w:val="170"/>
      </w:trPr>
      <w:tc>
        <w:tcPr>
          <w:tcW w:w="5000" w:type="pct"/>
          <w:tcBorders>
            <w:top w:val="single" w:sz="4" w:space="0" w:color="auto"/>
          </w:tcBorders>
          <w:shd w:val="clear" w:color="auto" w:fill="auto"/>
        </w:tcPr>
        <w:p w14:paraId="336499A1" w14:textId="77777777" w:rsidR="00943560" w:rsidRDefault="00943560" w:rsidP="003B7959">
          <w:pPr>
            <w:pStyle w:val="Header"/>
          </w:pPr>
        </w:p>
      </w:tc>
    </w:tr>
  </w:tbl>
  <w:p w14:paraId="3A44DECF" w14:textId="77777777" w:rsidR="00943560" w:rsidRDefault="00943560"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943560"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943560" w:rsidRDefault="00943560" w:rsidP="00A10131">
          <w:pPr>
            <w:pStyle w:val="Classification"/>
          </w:pPr>
        </w:p>
      </w:tc>
    </w:tr>
    <w:tr w:rsidR="00943560" w14:paraId="720EB137" w14:textId="77777777" w:rsidTr="001C5E38">
      <w:trPr>
        <w:trHeight w:hRule="exact" w:val="113"/>
      </w:trPr>
      <w:tc>
        <w:tcPr>
          <w:tcW w:w="5000" w:type="pct"/>
          <w:tcBorders>
            <w:top w:val="single" w:sz="4" w:space="0" w:color="auto"/>
          </w:tcBorders>
          <w:shd w:val="clear" w:color="auto" w:fill="auto"/>
        </w:tcPr>
        <w:p w14:paraId="4AAD3673" w14:textId="77777777" w:rsidR="00943560" w:rsidRDefault="00943560" w:rsidP="003B7959">
          <w:pPr>
            <w:pStyle w:val="Header"/>
          </w:pPr>
        </w:p>
      </w:tc>
    </w:tr>
  </w:tbl>
  <w:p w14:paraId="38B18A36" w14:textId="77777777" w:rsidR="00943560" w:rsidRDefault="00943560"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943560"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943560" w:rsidRDefault="00943560" w:rsidP="00A10131">
          <w:pPr>
            <w:pStyle w:val="Classification"/>
          </w:pPr>
          <w:r>
            <w:t>Commercial in Confidence</w:t>
          </w:r>
        </w:p>
      </w:tc>
    </w:tr>
    <w:tr w:rsidR="00943560" w14:paraId="2C092A2F" w14:textId="77777777" w:rsidTr="001C5E38">
      <w:trPr>
        <w:trHeight w:hRule="exact" w:val="170"/>
      </w:trPr>
      <w:tc>
        <w:tcPr>
          <w:tcW w:w="5000" w:type="pct"/>
          <w:tcBorders>
            <w:top w:val="single" w:sz="4" w:space="0" w:color="auto"/>
          </w:tcBorders>
          <w:shd w:val="clear" w:color="auto" w:fill="auto"/>
        </w:tcPr>
        <w:p w14:paraId="3B4047A4" w14:textId="77777777" w:rsidR="00943560" w:rsidRDefault="00943560" w:rsidP="003B7959">
          <w:pPr>
            <w:pStyle w:val="Header"/>
          </w:pPr>
        </w:p>
      </w:tc>
    </w:tr>
  </w:tbl>
  <w:p w14:paraId="76A40B1D" w14:textId="77777777" w:rsidR="00943560" w:rsidRDefault="00943560"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943560"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943560" w:rsidRDefault="00943560" w:rsidP="00C5687E">
          <w:pPr>
            <w:pStyle w:val="Classification"/>
          </w:pPr>
          <w:r>
            <w:rPr>
              <w:noProof/>
              <w:lang w:eastAsia="en-GB"/>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943560" w14:paraId="3412ED4B" w14:textId="77777777" w:rsidTr="001C5E38">
      <w:trPr>
        <w:trHeight w:hRule="exact" w:val="170"/>
      </w:trPr>
      <w:tc>
        <w:tcPr>
          <w:tcW w:w="5000" w:type="pct"/>
          <w:tcBorders>
            <w:top w:val="single" w:sz="4" w:space="0" w:color="auto"/>
          </w:tcBorders>
          <w:shd w:val="clear" w:color="auto" w:fill="auto"/>
        </w:tcPr>
        <w:p w14:paraId="1D6E85E2" w14:textId="77777777" w:rsidR="00943560" w:rsidRDefault="00943560" w:rsidP="003B7959">
          <w:pPr>
            <w:pStyle w:val="Header"/>
          </w:pPr>
        </w:p>
      </w:tc>
    </w:tr>
  </w:tbl>
  <w:p w14:paraId="552626F1" w14:textId="77777777" w:rsidR="00943560" w:rsidRDefault="00943560"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943560" w:rsidRDefault="009435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9">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2">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5">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6">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4">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5">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8">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9">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5">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1"/>
  </w:num>
  <w:num w:numId="2">
    <w:abstractNumId w:val="28"/>
  </w:num>
  <w:num w:numId="3">
    <w:abstractNumId w:val="16"/>
  </w:num>
  <w:num w:numId="4">
    <w:abstractNumId w:val="18"/>
  </w:num>
  <w:num w:numId="5">
    <w:abstractNumId w:val="20"/>
  </w:num>
  <w:num w:numId="6">
    <w:abstractNumId w:val="31"/>
  </w:num>
  <w:num w:numId="7">
    <w:abstractNumId w:val="8"/>
  </w:num>
  <w:num w:numId="8">
    <w:abstractNumId w:val="37"/>
  </w:num>
  <w:num w:numId="9">
    <w:abstractNumId w:val="23"/>
  </w:num>
  <w:num w:numId="10">
    <w:abstractNumId w:val="0"/>
  </w:num>
  <w:num w:numId="11">
    <w:abstractNumId w:val="30"/>
  </w:num>
  <w:num w:numId="12">
    <w:abstractNumId w:val="14"/>
  </w:num>
  <w:num w:numId="13">
    <w:abstractNumId w:val="1"/>
  </w:num>
  <w:num w:numId="14">
    <w:abstractNumId w:val="3"/>
  </w:num>
  <w:num w:numId="15">
    <w:abstractNumId w:val="27"/>
  </w:num>
  <w:num w:numId="16">
    <w:abstractNumId w:val="19"/>
  </w:num>
  <w:num w:numId="17">
    <w:abstractNumId w:val="34"/>
  </w:num>
  <w:num w:numId="18">
    <w:abstractNumId w:val="22"/>
  </w:num>
  <w:num w:numId="19">
    <w:abstractNumId w:val="29"/>
  </w:num>
  <w:num w:numId="20">
    <w:abstractNumId w:val="17"/>
  </w:num>
  <w:num w:numId="21">
    <w:abstractNumId w:val="10"/>
  </w:num>
  <w:num w:numId="22">
    <w:abstractNumId w:val="6"/>
  </w:num>
  <w:num w:numId="23">
    <w:abstractNumId w:val="24"/>
  </w:num>
  <w:num w:numId="24">
    <w:abstractNumId w:val="15"/>
  </w:num>
  <w:num w:numId="25">
    <w:abstractNumId w:val="33"/>
  </w:num>
  <w:num w:numId="26">
    <w:abstractNumId w:val="35"/>
  </w:num>
  <w:num w:numId="27">
    <w:abstractNumId w:val="13"/>
  </w:num>
  <w:num w:numId="28">
    <w:abstractNumId w:val="32"/>
  </w:num>
  <w:num w:numId="29">
    <w:abstractNumId w:val="21"/>
  </w:num>
  <w:num w:numId="30">
    <w:abstractNumId w:val="9"/>
  </w:num>
  <w:num w:numId="31">
    <w:abstractNumId w:val="36"/>
  </w:num>
  <w:num w:numId="32">
    <w:abstractNumId w:val="25"/>
  </w:num>
  <w:num w:numId="33">
    <w:abstractNumId w:val="4"/>
  </w:num>
  <w:num w:numId="34">
    <w:abstractNumId w:val="12"/>
  </w:num>
  <w:num w:numId="35">
    <w:abstractNumId w:val="26"/>
  </w:num>
  <w:num w:numId="36">
    <w:abstractNumId w:val="2"/>
  </w:num>
  <w:num w:numId="37">
    <w:abstractNumId w:val="7"/>
  </w:num>
  <w:num w:numId="38">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66CF"/>
    <w:rsid w:val="00066791"/>
    <w:rsid w:val="00070864"/>
    <w:rsid w:val="000727D7"/>
    <w:rsid w:val="00072919"/>
    <w:rsid w:val="000734D4"/>
    <w:rsid w:val="00073FED"/>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61FE"/>
    <w:rsid w:val="0009756D"/>
    <w:rsid w:val="000A308E"/>
    <w:rsid w:val="000A433B"/>
    <w:rsid w:val="000A7861"/>
    <w:rsid w:val="000B2B25"/>
    <w:rsid w:val="000B34F6"/>
    <w:rsid w:val="000C0B27"/>
    <w:rsid w:val="000C2189"/>
    <w:rsid w:val="000C2E3E"/>
    <w:rsid w:val="000C6534"/>
    <w:rsid w:val="000C732F"/>
    <w:rsid w:val="000C7694"/>
    <w:rsid w:val="000C7DE6"/>
    <w:rsid w:val="000D15CF"/>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2799"/>
    <w:rsid w:val="001247BC"/>
    <w:rsid w:val="00124EA4"/>
    <w:rsid w:val="00127280"/>
    <w:rsid w:val="0013118E"/>
    <w:rsid w:val="0013241E"/>
    <w:rsid w:val="00132D97"/>
    <w:rsid w:val="00132F62"/>
    <w:rsid w:val="00137E36"/>
    <w:rsid w:val="00140A69"/>
    <w:rsid w:val="001432E4"/>
    <w:rsid w:val="0014642A"/>
    <w:rsid w:val="001465C0"/>
    <w:rsid w:val="00150B05"/>
    <w:rsid w:val="00151025"/>
    <w:rsid w:val="00151091"/>
    <w:rsid w:val="00153A10"/>
    <w:rsid w:val="00156FFE"/>
    <w:rsid w:val="00160792"/>
    <w:rsid w:val="00164173"/>
    <w:rsid w:val="00164445"/>
    <w:rsid w:val="001651D8"/>
    <w:rsid w:val="001652D3"/>
    <w:rsid w:val="001659BD"/>
    <w:rsid w:val="00166B20"/>
    <w:rsid w:val="001672E8"/>
    <w:rsid w:val="00167B7C"/>
    <w:rsid w:val="00173BF9"/>
    <w:rsid w:val="001769E4"/>
    <w:rsid w:val="00181053"/>
    <w:rsid w:val="0018116C"/>
    <w:rsid w:val="00181CA0"/>
    <w:rsid w:val="00181F6D"/>
    <w:rsid w:val="0018342A"/>
    <w:rsid w:val="00183802"/>
    <w:rsid w:val="0018544A"/>
    <w:rsid w:val="00186441"/>
    <w:rsid w:val="00192F01"/>
    <w:rsid w:val="001950B9"/>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58A"/>
    <w:rsid w:val="001F1665"/>
    <w:rsid w:val="001F1D09"/>
    <w:rsid w:val="001F1FE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10212"/>
    <w:rsid w:val="00210C9B"/>
    <w:rsid w:val="00211630"/>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3F8"/>
    <w:rsid w:val="00275C83"/>
    <w:rsid w:val="00276274"/>
    <w:rsid w:val="00277790"/>
    <w:rsid w:val="0027793E"/>
    <w:rsid w:val="00281C5C"/>
    <w:rsid w:val="00281CC0"/>
    <w:rsid w:val="00282AA0"/>
    <w:rsid w:val="002833A2"/>
    <w:rsid w:val="00283867"/>
    <w:rsid w:val="0028540A"/>
    <w:rsid w:val="00285F30"/>
    <w:rsid w:val="00290E55"/>
    <w:rsid w:val="0029103F"/>
    <w:rsid w:val="00296971"/>
    <w:rsid w:val="002A09E7"/>
    <w:rsid w:val="002A40AD"/>
    <w:rsid w:val="002A4952"/>
    <w:rsid w:val="002A7C9E"/>
    <w:rsid w:val="002B0A0F"/>
    <w:rsid w:val="002B1B82"/>
    <w:rsid w:val="002B6D5C"/>
    <w:rsid w:val="002B6FB3"/>
    <w:rsid w:val="002C042A"/>
    <w:rsid w:val="002C0C2C"/>
    <w:rsid w:val="002C2C64"/>
    <w:rsid w:val="002C3D14"/>
    <w:rsid w:val="002C43BC"/>
    <w:rsid w:val="002C57D9"/>
    <w:rsid w:val="002C5834"/>
    <w:rsid w:val="002C6BAE"/>
    <w:rsid w:val="002D0F3C"/>
    <w:rsid w:val="002D538C"/>
    <w:rsid w:val="002D7855"/>
    <w:rsid w:val="002D7C09"/>
    <w:rsid w:val="002E17E8"/>
    <w:rsid w:val="002E4A99"/>
    <w:rsid w:val="002E6154"/>
    <w:rsid w:val="002E67C4"/>
    <w:rsid w:val="002E6BF9"/>
    <w:rsid w:val="002E6FA0"/>
    <w:rsid w:val="002E76FD"/>
    <w:rsid w:val="002F004D"/>
    <w:rsid w:val="002F1FA8"/>
    <w:rsid w:val="002F2378"/>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7B0C"/>
    <w:rsid w:val="003A0A44"/>
    <w:rsid w:val="003A102C"/>
    <w:rsid w:val="003A26A6"/>
    <w:rsid w:val="003A27E0"/>
    <w:rsid w:val="003A3F21"/>
    <w:rsid w:val="003A550E"/>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1170"/>
    <w:rsid w:val="00425F75"/>
    <w:rsid w:val="00427272"/>
    <w:rsid w:val="004272D0"/>
    <w:rsid w:val="00427728"/>
    <w:rsid w:val="00430C21"/>
    <w:rsid w:val="00430E3C"/>
    <w:rsid w:val="0043194F"/>
    <w:rsid w:val="004326B0"/>
    <w:rsid w:val="0043309B"/>
    <w:rsid w:val="0043324A"/>
    <w:rsid w:val="00433C0D"/>
    <w:rsid w:val="004347AF"/>
    <w:rsid w:val="004349D7"/>
    <w:rsid w:val="00435554"/>
    <w:rsid w:val="00435710"/>
    <w:rsid w:val="004404DC"/>
    <w:rsid w:val="00443977"/>
    <w:rsid w:val="00445486"/>
    <w:rsid w:val="00446DAD"/>
    <w:rsid w:val="00452B46"/>
    <w:rsid w:val="00452E0C"/>
    <w:rsid w:val="004546C9"/>
    <w:rsid w:val="00455083"/>
    <w:rsid w:val="0045592A"/>
    <w:rsid w:val="00461C74"/>
    <w:rsid w:val="0046265B"/>
    <w:rsid w:val="00463FA7"/>
    <w:rsid w:val="004661D9"/>
    <w:rsid w:val="0046688B"/>
    <w:rsid w:val="00470276"/>
    <w:rsid w:val="0047034F"/>
    <w:rsid w:val="00473B23"/>
    <w:rsid w:val="0048059A"/>
    <w:rsid w:val="0048228E"/>
    <w:rsid w:val="00485073"/>
    <w:rsid w:val="004907FF"/>
    <w:rsid w:val="004927DE"/>
    <w:rsid w:val="004927E5"/>
    <w:rsid w:val="004953D8"/>
    <w:rsid w:val="00495EB1"/>
    <w:rsid w:val="004A016C"/>
    <w:rsid w:val="004A2E94"/>
    <w:rsid w:val="004A390D"/>
    <w:rsid w:val="004A51B2"/>
    <w:rsid w:val="004A6BDC"/>
    <w:rsid w:val="004A78F6"/>
    <w:rsid w:val="004A7DC9"/>
    <w:rsid w:val="004B0564"/>
    <w:rsid w:val="004B0A71"/>
    <w:rsid w:val="004B1CE6"/>
    <w:rsid w:val="004B2CE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2B26"/>
    <w:rsid w:val="004F2E5A"/>
    <w:rsid w:val="004F3D94"/>
    <w:rsid w:val="004F4E05"/>
    <w:rsid w:val="004F5B31"/>
    <w:rsid w:val="005017FB"/>
    <w:rsid w:val="00501EB4"/>
    <w:rsid w:val="00504968"/>
    <w:rsid w:val="0050564B"/>
    <w:rsid w:val="00505D2F"/>
    <w:rsid w:val="005062AA"/>
    <w:rsid w:val="00510A14"/>
    <w:rsid w:val="005115C4"/>
    <w:rsid w:val="00512C3B"/>
    <w:rsid w:val="005142E7"/>
    <w:rsid w:val="00514976"/>
    <w:rsid w:val="005149E6"/>
    <w:rsid w:val="005150CB"/>
    <w:rsid w:val="00516F5B"/>
    <w:rsid w:val="00517A49"/>
    <w:rsid w:val="00521E6C"/>
    <w:rsid w:val="00523D52"/>
    <w:rsid w:val="0052690F"/>
    <w:rsid w:val="00527B94"/>
    <w:rsid w:val="00531BAC"/>
    <w:rsid w:val="00531ED0"/>
    <w:rsid w:val="005355B6"/>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70F5D"/>
    <w:rsid w:val="00574308"/>
    <w:rsid w:val="005752AA"/>
    <w:rsid w:val="005753A2"/>
    <w:rsid w:val="0057541C"/>
    <w:rsid w:val="00575893"/>
    <w:rsid w:val="00575E03"/>
    <w:rsid w:val="00580D93"/>
    <w:rsid w:val="005812DC"/>
    <w:rsid w:val="00582104"/>
    <w:rsid w:val="00585209"/>
    <w:rsid w:val="00585617"/>
    <w:rsid w:val="005972EB"/>
    <w:rsid w:val="00597584"/>
    <w:rsid w:val="005A0A08"/>
    <w:rsid w:val="005A3EAF"/>
    <w:rsid w:val="005A4A45"/>
    <w:rsid w:val="005A791D"/>
    <w:rsid w:val="005B1E82"/>
    <w:rsid w:val="005B20F6"/>
    <w:rsid w:val="005B42B0"/>
    <w:rsid w:val="005B4CE0"/>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5E90"/>
    <w:rsid w:val="005E6540"/>
    <w:rsid w:val="005E667B"/>
    <w:rsid w:val="005E6879"/>
    <w:rsid w:val="005E7C2C"/>
    <w:rsid w:val="005F0049"/>
    <w:rsid w:val="005F082E"/>
    <w:rsid w:val="005F0E0D"/>
    <w:rsid w:val="005F2AF5"/>
    <w:rsid w:val="005F4DAC"/>
    <w:rsid w:val="005F6357"/>
    <w:rsid w:val="005F7972"/>
    <w:rsid w:val="005F7A9A"/>
    <w:rsid w:val="0060026A"/>
    <w:rsid w:val="006002DA"/>
    <w:rsid w:val="00602ED6"/>
    <w:rsid w:val="00604214"/>
    <w:rsid w:val="0060447E"/>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70649"/>
    <w:rsid w:val="00671D74"/>
    <w:rsid w:val="006724B9"/>
    <w:rsid w:val="006748A9"/>
    <w:rsid w:val="0067630B"/>
    <w:rsid w:val="0067650A"/>
    <w:rsid w:val="00677D18"/>
    <w:rsid w:val="00680387"/>
    <w:rsid w:val="00680680"/>
    <w:rsid w:val="0068116A"/>
    <w:rsid w:val="0068277E"/>
    <w:rsid w:val="006828FC"/>
    <w:rsid w:val="00685925"/>
    <w:rsid w:val="00685AE1"/>
    <w:rsid w:val="00690DA4"/>
    <w:rsid w:val="00694B90"/>
    <w:rsid w:val="0069534C"/>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DD4"/>
    <w:rsid w:val="006C5487"/>
    <w:rsid w:val="006C6ACF"/>
    <w:rsid w:val="006C6FBC"/>
    <w:rsid w:val="006D1380"/>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706"/>
    <w:rsid w:val="00701780"/>
    <w:rsid w:val="00701AE3"/>
    <w:rsid w:val="00705087"/>
    <w:rsid w:val="007050EB"/>
    <w:rsid w:val="00705CD7"/>
    <w:rsid w:val="00706262"/>
    <w:rsid w:val="00707E0D"/>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C1F"/>
    <w:rsid w:val="00761869"/>
    <w:rsid w:val="00763AFE"/>
    <w:rsid w:val="00767703"/>
    <w:rsid w:val="0076785E"/>
    <w:rsid w:val="007705F7"/>
    <w:rsid w:val="00772505"/>
    <w:rsid w:val="00775BC3"/>
    <w:rsid w:val="007762B9"/>
    <w:rsid w:val="00777618"/>
    <w:rsid w:val="007776F9"/>
    <w:rsid w:val="00784937"/>
    <w:rsid w:val="00787EC2"/>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77B5"/>
    <w:rsid w:val="008178AD"/>
    <w:rsid w:val="00817EC4"/>
    <w:rsid w:val="00820598"/>
    <w:rsid w:val="008208EA"/>
    <w:rsid w:val="00820F20"/>
    <w:rsid w:val="0082460B"/>
    <w:rsid w:val="00824C0B"/>
    <w:rsid w:val="00826FC8"/>
    <w:rsid w:val="00830483"/>
    <w:rsid w:val="00831BC4"/>
    <w:rsid w:val="00831FA3"/>
    <w:rsid w:val="0083214D"/>
    <w:rsid w:val="008324D6"/>
    <w:rsid w:val="00832986"/>
    <w:rsid w:val="00834140"/>
    <w:rsid w:val="00834263"/>
    <w:rsid w:val="00837A73"/>
    <w:rsid w:val="00841BED"/>
    <w:rsid w:val="0084496C"/>
    <w:rsid w:val="008456CA"/>
    <w:rsid w:val="00847945"/>
    <w:rsid w:val="00847FEA"/>
    <w:rsid w:val="00850D22"/>
    <w:rsid w:val="008513D0"/>
    <w:rsid w:val="00852A18"/>
    <w:rsid w:val="00853993"/>
    <w:rsid w:val="00854391"/>
    <w:rsid w:val="00860A52"/>
    <w:rsid w:val="00862BBE"/>
    <w:rsid w:val="00864795"/>
    <w:rsid w:val="00864D1D"/>
    <w:rsid w:val="008652F7"/>
    <w:rsid w:val="00870A6B"/>
    <w:rsid w:val="008737EE"/>
    <w:rsid w:val="0087668B"/>
    <w:rsid w:val="00880A3C"/>
    <w:rsid w:val="00881056"/>
    <w:rsid w:val="00883D8C"/>
    <w:rsid w:val="00886482"/>
    <w:rsid w:val="00886872"/>
    <w:rsid w:val="008868A4"/>
    <w:rsid w:val="00887891"/>
    <w:rsid w:val="008914B9"/>
    <w:rsid w:val="008935FD"/>
    <w:rsid w:val="008977D1"/>
    <w:rsid w:val="00897DD1"/>
    <w:rsid w:val="008A0478"/>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D05D0"/>
    <w:rsid w:val="008D4C64"/>
    <w:rsid w:val="008D5D47"/>
    <w:rsid w:val="008D71A5"/>
    <w:rsid w:val="008E209F"/>
    <w:rsid w:val="008E39CF"/>
    <w:rsid w:val="008E3DF8"/>
    <w:rsid w:val="008E5940"/>
    <w:rsid w:val="008E6921"/>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3498"/>
    <w:rsid w:val="00913C86"/>
    <w:rsid w:val="00915222"/>
    <w:rsid w:val="009176AA"/>
    <w:rsid w:val="00920BC4"/>
    <w:rsid w:val="00921320"/>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2649"/>
    <w:rsid w:val="00962C2F"/>
    <w:rsid w:val="009633BF"/>
    <w:rsid w:val="00964FB3"/>
    <w:rsid w:val="009659BB"/>
    <w:rsid w:val="009667EC"/>
    <w:rsid w:val="00970D88"/>
    <w:rsid w:val="00971538"/>
    <w:rsid w:val="0097370B"/>
    <w:rsid w:val="00975571"/>
    <w:rsid w:val="0097625F"/>
    <w:rsid w:val="00977A80"/>
    <w:rsid w:val="00977F1A"/>
    <w:rsid w:val="009801A3"/>
    <w:rsid w:val="00980920"/>
    <w:rsid w:val="00985923"/>
    <w:rsid w:val="0098722E"/>
    <w:rsid w:val="009902E0"/>
    <w:rsid w:val="009903AA"/>
    <w:rsid w:val="009909D6"/>
    <w:rsid w:val="00990D27"/>
    <w:rsid w:val="00990D3C"/>
    <w:rsid w:val="00990FE1"/>
    <w:rsid w:val="0099479A"/>
    <w:rsid w:val="0099685E"/>
    <w:rsid w:val="009A0402"/>
    <w:rsid w:val="009A079D"/>
    <w:rsid w:val="009A0BA9"/>
    <w:rsid w:val="009A38D5"/>
    <w:rsid w:val="009A5FDE"/>
    <w:rsid w:val="009B02FE"/>
    <w:rsid w:val="009B0C85"/>
    <w:rsid w:val="009B5E6F"/>
    <w:rsid w:val="009B609F"/>
    <w:rsid w:val="009B73A2"/>
    <w:rsid w:val="009B768E"/>
    <w:rsid w:val="009C1486"/>
    <w:rsid w:val="009C15AE"/>
    <w:rsid w:val="009C4AE4"/>
    <w:rsid w:val="009E0A25"/>
    <w:rsid w:val="009E2724"/>
    <w:rsid w:val="009E2EB0"/>
    <w:rsid w:val="009E452C"/>
    <w:rsid w:val="009E50EA"/>
    <w:rsid w:val="009E5419"/>
    <w:rsid w:val="009F008B"/>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21D65"/>
    <w:rsid w:val="00A23CAE"/>
    <w:rsid w:val="00A25500"/>
    <w:rsid w:val="00A255CC"/>
    <w:rsid w:val="00A30846"/>
    <w:rsid w:val="00A31FD5"/>
    <w:rsid w:val="00A32475"/>
    <w:rsid w:val="00A33D9D"/>
    <w:rsid w:val="00A343CF"/>
    <w:rsid w:val="00A3542D"/>
    <w:rsid w:val="00A37FFB"/>
    <w:rsid w:val="00A400D7"/>
    <w:rsid w:val="00A401F2"/>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292D"/>
    <w:rsid w:val="00A65719"/>
    <w:rsid w:val="00A66EE5"/>
    <w:rsid w:val="00A673F2"/>
    <w:rsid w:val="00A7013A"/>
    <w:rsid w:val="00A71476"/>
    <w:rsid w:val="00A71D60"/>
    <w:rsid w:val="00A71F85"/>
    <w:rsid w:val="00A72A7A"/>
    <w:rsid w:val="00A734A7"/>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65E5"/>
    <w:rsid w:val="00B56C44"/>
    <w:rsid w:val="00B57D87"/>
    <w:rsid w:val="00B57EA8"/>
    <w:rsid w:val="00B60DAF"/>
    <w:rsid w:val="00B62743"/>
    <w:rsid w:val="00B6630F"/>
    <w:rsid w:val="00B663DF"/>
    <w:rsid w:val="00B70257"/>
    <w:rsid w:val="00B704FE"/>
    <w:rsid w:val="00B72340"/>
    <w:rsid w:val="00B739DC"/>
    <w:rsid w:val="00B74634"/>
    <w:rsid w:val="00B7597A"/>
    <w:rsid w:val="00B764F3"/>
    <w:rsid w:val="00B82DB8"/>
    <w:rsid w:val="00B84BCF"/>
    <w:rsid w:val="00B8564F"/>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2320"/>
    <w:rsid w:val="00BE2589"/>
    <w:rsid w:val="00BE4FCD"/>
    <w:rsid w:val="00BF12DA"/>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20265"/>
    <w:rsid w:val="00C22061"/>
    <w:rsid w:val="00C23A1D"/>
    <w:rsid w:val="00C307E5"/>
    <w:rsid w:val="00C30E5B"/>
    <w:rsid w:val="00C312AD"/>
    <w:rsid w:val="00C32BD8"/>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C0B"/>
    <w:rsid w:val="00CB4410"/>
    <w:rsid w:val="00CB46FF"/>
    <w:rsid w:val="00CB53D5"/>
    <w:rsid w:val="00CB5B7C"/>
    <w:rsid w:val="00CB77FE"/>
    <w:rsid w:val="00CC09E6"/>
    <w:rsid w:val="00CC1A79"/>
    <w:rsid w:val="00CC2DE3"/>
    <w:rsid w:val="00CC3A21"/>
    <w:rsid w:val="00CC45E2"/>
    <w:rsid w:val="00CC46B8"/>
    <w:rsid w:val="00CC56E3"/>
    <w:rsid w:val="00CC57A2"/>
    <w:rsid w:val="00CC6981"/>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DC1"/>
    <w:rsid w:val="00D23FEA"/>
    <w:rsid w:val="00D2418B"/>
    <w:rsid w:val="00D24F54"/>
    <w:rsid w:val="00D26DB6"/>
    <w:rsid w:val="00D27BC1"/>
    <w:rsid w:val="00D309C5"/>
    <w:rsid w:val="00D30EC9"/>
    <w:rsid w:val="00D324E7"/>
    <w:rsid w:val="00D35981"/>
    <w:rsid w:val="00D35C0C"/>
    <w:rsid w:val="00D36D1D"/>
    <w:rsid w:val="00D40B8D"/>
    <w:rsid w:val="00D413FE"/>
    <w:rsid w:val="00D42D89"/>
    <w:rsid w:val="00D44224"/>
    <w:rsid w:val="00D452B8"/>
    <w:rsid w:val="00D4626A"/>
    <w:rsid w:val="00D46D23"/>
    <w:rsid w:val="00D474A7"/>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655"/>
    <w:rsid w:val="00D75BA2"/>
    <w:rsid w:val="00D760A5"/>
    <w:rsid w:val="00D8063E"/>
    <w:rsid w:val="00D822BD"/>
    <w:rsid w:val="00D85053"/>
    <w:rsid w:val="00D931A4"/>
    <w:rsid w:val="00D95216"/>
    <w:rsid w:val="00D9743C"/>
    <w:rsid w:val="00D97F56"/>
    <w:rsid w:val="00DA6262"/>
    <w:rsid w:val="00DA6E34"/>
    <w:rsid w:val="00DA7B3E"/>
    <w:rsid w:val="00DA7BFE"/>
    <w:rsid w:val="00DB339E"/>
    <w:rsid w:val="00DB4771"/>
    <w:rsid w:val="00DC1A4D"/>
    <w:rsid w:val="00DC1C0D"/>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4861"/>
    <w:rsid w:val="00DE526B"/>
    <w:rsid w:val="00DE658F"/>
    <w:rsid w:val="00DE6C9D"/>
    <w:rsid w:val="00DF2922"/>
    <w:rsid w:val="00DF36DF"/>
    <w:rsid w:val="00DF62A5"/>
    <w:rsid w:val="00DF7299"/>
    <w:rsid w:val="00DF7AA8"/>
    <w:rsid w:val="00E01D6D"/>
    <w:rsid w:val="00E0615D"/>
    <w:rsid w:val="00E06290"/>
    <w:rsid w:val="00E06B65"/>
    <w:rsid w:val="00E1074E"/>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F4E"/>
    <w:rsid w:val="00E7096E"/>
    <w:rsid w:val="00E70DAB"/>
    <w:rsid w:val="00E72CD0"/>
    <w:rsid w:val="00E73548"/>
    <w:rsid w:val="00E758E2"/>
    <w:rsid w:val="00E75B29"/>
    <w:rsid w:val="00E76E8D"/>
    <w:rsid w:val="00E77C2E"/>
    <w:rsid w:val="00E834F2"/>
    <w:rsid w:val="00E846DD"/>
    <w:rsid w:val="00E847B7"/>
    <w:rsid w:val="00E85010"/>
    <w:rsid w:val="00E9081A"/>
    <w:rsid w:val="00E910B6"/>
    <w:rsid w:val="00E91791"/>
    <w:rsid w:val="00E92133"/>
    <w:rsid w:val="00E96FC0"/>
    <w:rsid w:val="00E9730A"/>
    <w:rsid w:val="00E97332"/>
    <w:rsid w:val="00E9757B"/>
    <w:rsid w:val="00E97C3C"/>
    <w:rsid w:val="00EA0006"/>
    <w:rsid w:val="00EA1572"/>
    <w:rsid w:val="00EA599A"/>
    <w:rsid w:val="00EB0BF8"/>
    <w:rsid w:val="00EB18FF"/>
    <w:rsid w:val="00EB3F97"/>
    <w:rsid w:val="00EB44FE"/>
    <w:rsid w:val="00EB5632"/>
    <w:rsid w:val="00EB749A"/>
    <w:rsid w:val="00EC126F"/>
    <w:rsid w:val="00EC1C4A"/>
    <w:rsid w:val="00EC2660"/>
    <w:rsid w:val="00EC2AB9"/>
    <w:rsid w:val="00EC32C1"/>
    <w:rsid w:val="00EC6493"/>
    <w:rsid w:val="00ED185A"/>
    <w:rsid w:val="00ED5227"/>
    <w:rsid w:val="00ED64E8"/>
    <w:rsid w:val="00ED717B"/>
    <w:rsid w:val="00ED7DC5"/>
    <w:rsid w:val="00ED7FD2"/>
    <w:rsid w:val="00EE112B"/>
    <w:rsid w:val="00EE2C0D"/>
    <w:rsid w:val="00EE364B"/>
    <w:rsid w:val="00EE5BF6"/>
    <w:rsid w:val="00EE6A79"/>
    <w:rsid w:val="00EE6FB3"/>
    <w:rsid w:val="00EE7AF8"/>
    <w:rsid w:val="00EE7F9C"/>
    <w:rsid w:val="00EF4ADE"/>
    <w:rsid w:val="00EF64CB"/>
    <w:rsid w:val="00EF78DD"/>
    <w:rsid w:val="00F010DE"/>
    <w:rsid w:val="00F01239"/>
    <w:rsid w:val="00F056E2"/>
    <w:rsid w:val="00F06D42"/>
    <w:rsid w:val="00F101BC"/>
    <w:rsid w:val="00F1249B"/>
    <w:rsid w:val="00F12B11"/>
    <w:rsid w:val="00F12D87"/>
    <w:rsid w:val="00F1414B"/>
    <w:rsid w:val="00F1706E"/>
    <w:rsid w:val="00F17461"/>
    <w:rsid w:val="00F17AB0"/>
    <w:rsid w:val="00F23705"/>
    <w:rsid w:val="00F245CD"/>
    <w:rsid w:val="00F24917"/>
    <w:rsid w:val="00F265B3"/>
    <w:rsid w:val="00F26831"/>
    <w:rsid w:val="00F303E7"/>
    <w:rsid w:val="00F307B6"/>
    <w:rsid w:val="00F341E1"/>
    <w:rsid w:val="00F34304"/>
    <w:rsid w:val="00F34951"/>
    <w:rsid w:val="00F3684A"/>
    <w:rsid w:val="00F36873"/>
    <w:rsid w:val="00F40213"/>
    <w:rsid w:val="00F403F8"/>
    <w:rsid w:val="00F433B2"/>
    <w:rsid w:val="00F46320"/>
    <w:rsid w:val="00F47BB2"/>
    <w:rsid w:val="00F50208"/>
    <w:rsid w:val="00F525D3"/>
    <w:rsid w:val="00F550D5"/>
    <w:rsid w:val="00F616BF"/>
    <w:rsid w:val="00F62467"/>
    <w:rsid w:val="00F6434B"/>
    <w:rsid w:val="00F6508E"/>
    <w:rsid w:val="00F677DA"/>
    <w:rsid w:val="00F67802"/>
    <w:rsid w:val="00F7606F"/>
    <w:rsid w:val="00F76813"/>
    <w:rsid w:val="00F77BB2"/>
    <w:rsid w:val="00F81F36"/>
    <w:rsid w:val="00F82BAC"/>
    <w:rsid w:val="00F84C61"/>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16D8"/>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www.kaggle.com/uciml/red-wine-quality-cortez-et-al-2009" TargetMode="External"/><Relationship Id="rId39"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JPG"/><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archive.ics.uci.edu/ml/datasets/wine+quality"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footer" Target="footer4.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6.png"/><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www.kaggle.com/uciml/red-wine-quality-cortez-et-al-2009"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fontTable" Target="fontTable.xml"/><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8.JPG"/><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header" Target="header6.xml"/><Relationship Id="rId8" Type="http://schemas.openxmlformats.org/officeDocument/2006/relationships/numbering" Target="numbering.xml"/></Relationships>
</file>

<file path=word/_rels/header5.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customXsn xmlns="http://schemas.microsoft.com/office/2006/metadata/customXsn">
  <xsnLocation/>
  <cached>True</cached>
  <openByDefault>True</openByDefault>
  <xsnScope/>
</customXsn>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B3578EA0-4D4C-4E19-8CA1-C33284DE3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31</Pages>
  <Words>4433</Words>
  <Characters>25269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29643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dc:creator>
  <cp:keywords>Data and Web Mining</cp:keywords>
  <cp:lastModifiedBy>Finnegan, Ciaran (IE Dublin)</cp:lastModifiedBy>
  <cp:revision>28</cp:revision>
  <cp:lastPrinted>2007-06-14T13:02:00Z</cp:lastPrinted>
  <dcterms:created xsi:type="dcterms:W3CDTF">2020-01-27T16:54:00Z</dcterms:created>
  <dcterms:modified xsi:type="dcterms:W3CDTF">2020-01-29T10:47:00Z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
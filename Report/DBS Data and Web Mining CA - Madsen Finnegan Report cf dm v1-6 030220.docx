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33A3A553" w14:textId="77777777" w:rsidR="00B85E18"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B85E18">
        <w:rPr>
          <w:noProof/>
        </w:rPr>
        <w:t>1</w:t>
      </w:r>
      <w:r w:rsidR="00B85E18">
        <w:rPr>
          <w:noProof/>
        </w:rPr>
        <w:tab/>
        <w:t>Project Overview</w:t>
      </w:r>
      <w:r w:rsidR="00B85E18">
        <w:rPr>
          <w:noProof/>
        </w:rPr>
        <w:tab/>
      </w:r>
      <w:r w:rsidR="00B85E18">
        <w:rPr>
          <w:noProof/>
        </w:rPr>
        <w:fldChar w:fldCharType="begin"/>
      </w:r>
      <w:r w:rsidR="00B85E18">
        <w:rPr>
          <w:noProof/>
        </w:rPr>
        <w:instrText xml:space="preserve"> PAGEREF _Toc31816377 \h </w:instrText>
      </w:r>
      <w:r w:rsidR="00B85E18">
        <w:rPr>
          <w:noProof/>
        </w:rPr>
      </w:r>
      <w:r w:rsidR="00B85E18">
        <w:rPr>
          <w:noProof/>
        </w:rPr>
        <w:fldChar w:fldCharType="separate"/>
      </w:r>
      <w:r w:rsidR="00B85E18">
        <w:rPr>
          <w:noProof/>
        </w:rPr>
        <w:t>3</w:t>
      </w:r>
      <w:r w:rsidR="00B85E18">
        <w:rPr>
          <w:noProof/>
        </w:rPr>
        <w:fldChar w:fldCharType="end"/>
      </w:r>
    </w:p>
    <w:p w14:paraId="280A2484" w14:textId="77777777" w:rsidR="00B85E18" w:rsidRDefault="00B85E18">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_Toc31816378 \h </w:instrText>
      </w:r>
      <w:r>
        <w:rPr>
          <w:noProof/>
        </w:rPr>
      </w:r>
      <w:r>
        <w:rPr>
          <w:noProof/>
        </w:rPr>
        <w:fldChar w:fldCharType="separate"/>
      </w:r>
      <w:r>
        <w:rPr>
          <w:noProof/>
        </w:rPr>
        <w:t>3</w:t>
      </w:r>
      <w:r>
        <w:rPr>
          <w:noProof/>
        </w:rPr>
        <w:fldChar w:fldCharType="end"/>
      </w:r>
    </w:p>
    <w:p w14:paraId="28279ABF" w14:textId="77777777" w:rsidR="00B85E18" w:rsidRDefault="00B85E18">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_Toc31816379 \h </w:instrText>
      </w:r>
      <w:r>
        <w:rPr>
          <w:noProof/>
        </w:rPr>
      </w:r>
      <w:r>
        <w:rPr>
          <w:noProof/>
        </w:rPr>
        <w:fldChar w:fldCharType="separate"/>
      </w:r>
      <w:r>
        <w:rPr>
          <w:noProof/>
        </w:rPr>
        <w:t>3</w:t>
      </w:r>
      <w:r>
        <w:rPr>
          <w:noProof/>
        </w:rPr>
        <w:fldChar w:fldCharType="end"/>
      </w:r>
    </w:p>
    <w:p w14:paraId="12684D1C" w14:textId="77777777" w:rsidR="00B85E18" w:rsidRDefault="00B85E18">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_Toc31816380 \h </w:instrText>
      </w:r>
      <w:r>
        <w:rPr>
          <w:noProof/>
        </w:rPr>
      </w:r>
      <w:r>
        <w:rPr>
          <w:noProof/>
        </w:rPr>
        <w:fldChar w:fldCharType="separate"/>
      </w:r>
      <w:r>
        <w:rPr>
          <w:noProof/>
        </w:rPr>
        <w:t>6</w:t>
      </w:r>
      <w:r>
        <w:rPr>
          <w:noProof/>
        </w:rPr>
        <w:fldChar w:fldCharType="end"/>
      </w:r>
    </w:p>
    <w:p w14:paraId="4662D5BB"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_Toc31816381 \h </w:instrText>
      </w:r>
      <w:r>
        <w:rPr>
          <w:noProof/>
        </w:rPr>
      </w:r>
      <w:r>
        <w:rPr>
          <w:noProof/>
        </w:rPr>
        <w:fldChar w:fldCharType="separate"/>
      </w:r>
      <w:r>
        <w:rPr>
          <w:noProof/>
        </w:rPr>
        <w:t>7</w:t>
      </w:r>
      <w:r>
        <w:rPr>
          <w:noProof/>
        </w:rPr>
        <w:fldChar w:fldCharType="end"/>
      </w:r>
    </w:p>
    <w:p w14:paraId="58AE475D" w14:textId="77777777" w:rsidR="00B85E18" w:rsidRDefault="00B85E18">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_Toc31816382 \h </w:instrText>
      </w:r>
      <w:r>
        <w:rPr>
          <w:noProof/>
        </w:rPr>
      </w:r>
      <w:r>
        <w:rPr>
          <w:noProof/>
        </w:rPr>
        <w:fldChar w:fldCharType="separate"/>
      </w:r>
      <w:r>
        <w:rPr>
          <w:noProof/>
        </w:rPr>
        <w:t>7</w:t>
      </w:r>
      <w:r>
        <w:rPr>
          <w:noProof/>
        </w:rPr>
        <w:fldChar w:fldCharType="end"/>
      </w:r>
    </w:p>
    <w:p w14:paraId="30F4B239" w14:textId="77777777" w:rsidR="00B85E18" w:rsidRDefault="00B85E18">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_Toc31816383 \h </w:instrText>
      </w:r>
      <w:r>
        <w:rPr>
          <w:noProof/>
        </w:rPr>
      </w:r>
      <w:r>
        <w:rPr>
          <w:noProof/>
        </w:rPr>
        <w:fldChar w:fldCharType="separate"/>
      </w:r>
      <w:r>
        <w:rPr>
          <w:noProof/>
        </w:rPr>
        <w:t>8</w:t>
      </w:r>
      <w:r>
        <w:rPr>
          <w:noProof/>
        </w:rPr>
        <w:fldChar w:fldCharType="end"/>
      </w:r>
    </w:p>
    <w:p w14:paraId="3665FCB7" w14:textId="77777777" w:rsidR="00B85E18" w:rsidRDefault="00B85E18">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_Toc31816384 \h </w:instrText>
      </w:r>
      <w:r>
        <w:rPr>
          <w:noProof/>
        </w:rPr>
      </w:r>
      <w:r>
        <w:rPr>
          <w:noProof/>
        </w:rPr>
        <w:fldChar w:fldCharType="separate"/>
      </w:r>
      <w:r>
        <w:rPr>
          <w:noProof/>
        </w:rPr>
        <w:t>9</w:t>
      </w:r>
      <w:r>
        <w:rPr>
          <w:noProof/>
        </w:rPr>
        <w:fldChar w:fldCharType="end"/>
      </w:r>
    </w:p>
    <w:p w14:paraId="019CC151" w14:textId="77777777" w:rsidR="00B85E18" w:rsidRDefault="00B85E18">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_Toc31816385 \h </w:instrText>
      </w:r>
      <w:r>
        <w:rPr>
          <w:noProof/>
        </w:rPr>
      </w:r>
      <w:r>
        <w:rPr>
          <w:noProof/>
        </w:rPr>
        <w:fldChar w:fldCharType="separate"/>
      </w:r>
      <w:r>
        <w:rPr>
          <w:noProof/>
        </w:rPr>
        <w:t>9</w:t>
      </w:r>
      <w:r>
        <w:rPr>
          <w:noProof/>
        </w:rPr>
        <w:fldChar w:fldCharType="end"/>
      </w:r>
    </w:p>
    <w:p w14:paraId="75B0E2D1"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_Toc31816386 \h </w:instrText>
      </w:r>
      <w:r>
        <w:rPr>
          <w:noProof/>
        </w:rPr>
      </w:r>
      <w:r>
        <w:rPr>
          <w:noProof/>
        </w:rPr>
        <w:fldChar w:fldCharType="separate"/>
      </w:r>
      <w:r>
        <w:rPr>
          <w:noProof/>
        </w:rPr>
        <w:t>11</w:t>
      </w:r>
      <w:r>
        <w:rPr>
          <w:noProof/>
        </w:rPr>
        <w:fldChar w:fldCharType="end"/>
      </w:r>
    </w:p>
    <w:p w14:paraId="1DFA5414" w14:textId="77777777" w:rsidR="00B85E18" w:rsidRDefault="00B85E18">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_Toc31816387 \h </w:instrText>
      </w:r>
      <w:r>
        <w:rPr>
          <w:noProof/>
        </w:rPr>
      </w:r>
      <w:r>
        <w:rPr>
          <w:noProof/>
        </w:rPr>
        <w:fldChar w:fldCharType="separate"/>
      </w:r>
      <w:r>
        <w:rPr>
          <w:noProof/>
        </w:rPr>
        <w:t>11</w:t>
      </w:r>
      <w:r>
        <w:rPr>
          <w:noProof/>
        </w:rPr>
        <w:fldChar w:fldCharType="end"/>
      </w:r>
    </w:p>
    <w:p w14:paraId="277854B7" w14:textId="77777777" w:rsidR="00B85E18" w:rsidRDefault="00B85E18">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_Toc31816388 \h </w:instrText>
      </w:r>
      <w:r>
        <w:rPr>
          <w:noProof/>
        </w:rPr>
      </w:r>
      <w:r>
        <w:rPr>
          <w:noProof/>
        </w:rPr>
        <w:fldChar w:fldCharType="separate"/>
      </w:r>
      <w:r>
        <w:rPr>
          <w:noProof/>
        </w:rPr>
        <w:t>12</w:t>
      </w:r>
      <w:r>
        <w:rPr>
          <w:noProof/>
        </w:rPr>
        <w:fldChar w:fldCharType="end"/>
      </w:r>
    </w:p>
    <w:p w14:paraId="4E56B4F7" w14:textId="77777777" w:rsidR="00B85E18" w:rsidRDefault="00B85E18">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_Toc31816389 \h </w:instrText>
      </w:r>
      <w:r>
        <w:rPr>
          <w:noProof/>
        </w:rPr>
      </w:r>
      <w:r>
        <w:rPr>
          <w:noProof/>
        </w:rPr>
        <w:fldChar w:fldCharType="separate"/>
      </w:r>
      <w:r>
        <w:rPr>
          <w:noProof/>
        </w:rPr>
        <w:t>13</w:t>
      </w:r>
      <w:r>
        <w:rPr>
          <w:noProof/>
        </w:rPr>
        <w:fldChar w:fldCharType="end"/>
      </w:r>
    </w:p>
    <w:p w14:paraId="6F694251" w14:textId="77777777" w:rsidR="00B85E18" w:rsidRDefault="00B85E18">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_Toc31816390 \h </w:instrText>
      </w:r>
      <w:r>
        <w:rPr>
          <w:noProof/>
        </w:rPr>
      </w:r>
      <w:r>
        <w:rPr>
          <w:noProof/>
        </w:rPr>
        <w:fldChar w:fldCharType="separate"/>
      </w:r>
      <w:r>
        <w:rPr>
          <w:noProof/>
        </w:rPr>
        <w:t>22</w:t>
      </w:r>
      <w:r>
        <w:rPr>
          <w:noProof/>
        </w:rPr>
        <w:fldChar w:fldCharType="end"/>
      </w:r>
    </w:p>
    <w:p w14:paraId="34220E6B"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_Toc31816391 \h </w:instrText>
      </w:r>
      <w:r>
        <w:rPr>
          <w:noProof/>
        </w:rPr>
      </w:r>
      <w:r>
        <w:rPr>
          <w:noProof/>
        </w:rPr>
        <w:fldChar w:fldCharType="separate"/>
      </w:r>
      <w:r>
        <w:rPr>
          <w:noProof/>
        </w:rPr>
        <w:t>24</w:t>
      </w:r>
      <w:r>
        <w:rPr>
          <w:noProof/>
        </w:rPr>
        <w:fldChar w:fldCharType="end"/>
      </w:r>
    </w:p>
    <w:p w14:paraId="198FF56A" w14:textId="77777777" w:rsidR="00B85E18" w:rsidRDefault="00B85E18">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_Toc31816392 \h </w:instrText>
      </w:r>
      <w:r>
        <w:rPr>
          <w:noProof/>
        </w:rPr>
      </w:r>
      <w:r>
        <w:rPr>
          <w:noProof/>
        </w:rPr>
        <w:fldChar w:fldCharType="separate"/>
      </w:r>
      <w:r>
        <w:rPr>
          <w:noProof/>
        </w:rPr>
        <w:t>24</w:t>
      </w:r>
      <w:r>
        <w:rPr>
          <w:noProof/>
        </w:rPr>
        <w:fldChar w:fldCharType="end"/>
      </w:r>
    </w:p>
    <w:p w14:paraId="42C6B57B" w14:textId="77777777" w:rsidR="00B85E18" w:rsidRDefault="00B85E18">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_Toc31816393 \h </w:instrText>
      </w:r>
      <w:r>
        <w:rPr>
          <w:noProof/>
        </w:rPr>
      </w:r>
      <w:r>
        <w:rPr>
          <w:noProof/>
        </w:rPr>
        <w:fldChar w:fldCharType="separate"/>
      </w:r>
      <w:r>
        <w:rPr>
          <w:noProof/>
        </w:rPr>
        <w:t>25</w:t>
      </w:r>
      <w:r>
        <w:rPr>
          <w:noProof/>
        </w:rPr>
        <w:fldChar w:fldCharType="end"/>
      </w:r>
    </w:p>
    <w:p w14:paraId="5C2CFE95" w14:textId="77777777" w:rsidR="00B85E18" w:rsidRDefault="00B85E18">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_Toc31816394 \h </w:instrText>
      </w:r>
      <w:r>
        <w:rPr>
          <w:noProof/>
        </w:rPr>
      </w:r>
      <w:r>
        <w:rPr>
          <w:noProof/>
        </w:rPr>
        <w:fldChar w:fldCharType="separate"/>
      </w:r>
      <w:r>
        <w:rPr>
          <w:noProof/>
        </w:rPr>
        <w:t>26</w:t>
      </w:r>
      <w:r>
        <w:rPr>
          <w:noProof/>
        </w:rPr>
        <w:fldChar w:fldCharType="end"/>
      </w:r>
    </w:p>
    <w:p w14:paraId="452F7E3C" w14:textId="77777777" w:rsidR="00B85E18" w:rsidRDefault="00B85E18">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_Toc31816395 \h </w:instrText>
      </w:r>
      <w:r>
        <w:rPr>
          <w:noProof/>
        </w:rPr>
      </w:r>
      <w:r>
        <w:rPr>
          <w:noProof/>
        </w:rPr>
        <w:fldChar w:fldCharType="separate"/>
      </w:r>
      <w:r>
        <w:rPr>
          <w:noProof/>
        </w:rPr>
        <w:t>27</w:t>
      </w:r>
      <w:r>
        <w:rPr>
          <w:noProof/>
        </w:rPr>
        <w:fldChar w:fldCharType="end"/>
      </w:r>
    </w:p>
    <w:p w14:paraId="4A0A910C" w14:textId="77777777" w:rsidR="00B85E18" w:rsidRDefault="00B85E18">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_Toc31816396 \h </w:instrText>
      </w:r>
      <w:r>
        <w:rPr>
          <w:noProof/>
        </w:rPr>
      </w:r>
      <w:r>
        <w:rPr>
          <w:noProof/>
        </w:rPr>
        <w:fldChar w:fldCharType="separate"/>
      </w:r>
      <w:r>
        <w:rPr>
          <w:noProof/>
        </w:rPr>
        <w:t>27</w:t>
      </w:r>
      <w:r>
        <w:rPr>
          <w:noProof/>
        </w:rPr>
        <w:fldChar w:fldCharType="end"/>
      </w:r>
    </w:p>
    <w:p w14:paraId="126B5D9E"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_Toc31816397 \h </w:instrText>
      </w:r>
      <w:r>
        <w:rPr>
          <w:noProof/>
        </w:rPr>
      </w:r>
      <w:r>
        <w:rPr>
          <w:noProof/>
        </w:rPr>
        <w:fldChar w:fldCharType="separate"/>
      </w:r>
      <w:r>
        <w:rPr>
          <w:noProof/>
        </w:rPr>
        <w:t>29</w:t>
      </w:r>
      <w:r>
        <w:rPr>
          <w:noProof/>
        </w:rPr>
        <w:fldChar w:fldCharType="end"/>
      </w:r>
    </w:p>
    <w:p w14:paraId="3BF32B39" w14:textId="77777777" w:rsidR="00B85E18" w:rsidRDefault="00B85E18">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_Toc31816398 \h </w:instrText>
      </w:r>
      <w:r>
        <w:rPr>
          <w:noProof/>
        </w:rPr>
      </w:r>
      <w:r>
        <w:rPr>
          <w:noProof/>
        </w:rPr>
        <w:fldChar w:fldCharType="separate"/>
      </w:r>
      <w:r>
        <w:rPr>
          <w:noProof/>
        </w:rPr>
        <w:t>29</w:t>
      </w:r>
      <w:r>
        <w:rPr>
          <w:noProof/>
        </w:rPr>
        <w:fldChar w:fldCharType="end"/>
      </w:r>
    </w:p>
    <w:p w14:paraId="7ACE05B7" w14:textId="77777777" w:rsidR="00B85E18" w:rsidRDefault="00B85E18">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_Toc31816399 \h </w:instrText>
      </w:r>
      <w:r>
        <w:rPr>
          <w:noProof/>
        </w:rPr>
      </w:r>
      <w:r>
        <w:rPr>
          <w:noProof/>
        </w:rPr>
        <w:fldChar w:fldCharType="separate"/>
      </w:r>
      <w:r>
        <w:rPr>
          <w:noProof/>
        </w:rPr>
        <w:t>29</w:t>
      </w:r>
      <w:r>
        <w:rPr>
          <w:noProof/>
        </w:rPr>
        <w:fldChar w:fldCharType="end"/>
      </w:r>
    </w:p>
    <w:p w14:paraId="4CBE3FC8" w14:textId="77777777" w:rsidR="00B85E18" w:rsidRDefault="00B85E18">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_Toc31816400 \h </w:instrText>
      </w:r>
      <w:r>
        <w:rPr>
          <w:noProof/>
        </w:rPr>
      </w:r>
      <w:r>
        <w:rPr>
          <w:noProof/>
        </w:rPr>
        <w:fldChar w:fldCharType="separate"/>
      </w:r>
      <w:r>
        <w:rPr>
          <w:noProof/>
        </w:rPr>
        <w:t>29</w:t>
      </w:r>
      <w:r>
        <w:rPr>
          <w:noProof/>
        </w:rPr>
        <w:fldChar w:fldCharType="end"/>
      </w:r>
    </w:p>
    <w:p w14:paraId="39A1B0B3" w14:textId="77777777" w:rsidR="00B85E18" w:rsidRDefault="00B85E18">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_Toc31816401 \h </w:instrText>
      </w:r>
      <w:r>
        <w:rPr>
          <w:noProof/>
        </w:rPr>
      </w:r>
      <w:r>
        <w:rPr>
          <w:noProof/>
        </w:rPr>
        <w:fldChar w:fldCharType="separate"/>
      </w:r>
      <w:r>
        <w:rPr>
          <w:noProof/>
        </w:rPr>
        <w:t>29</w:t>
      </w:r>
      <w:r>
        <w:rPr>
          <w:noProof/>
        </w:rPr>
        <w:fldChar w:fldCharType="end"/>
      </w:r>
    </w:p>
    <w:p w14:paraId="0B04A317"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_Toc31816402 \h </w:instrText>
      </w:r>
      <w:r>
        <w:rPr>
          <w:noProof/>
        </w:rPr>
      </w:r>
      <w:r>
        <w:rPr>
          <w:noProof/>
        </w:rPr>
        <w:fldChar w:fldCharType="separate"/>
      </w:r>
      <w:r>
        <w:rPr>
          <w:noProof/>
        </w:rPr>
        <w:t>30</w:t>
      </w:r>
      <w:r>
        <w:rPr>
          <w:noProof/>
        </w:rPr>
        <w:fldChar w:fldCharType="end"/>
      </w:r>
    </w:p>
    <w:p w14:paraId="4BF15796" w14:textId="77777777" w:rsidR="00B85E18" w:rsidRDefault="00B85E18">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_Toc31816403 \h </w:instrText>
      </w:r>
      <w:r>
        <w:rPr>
          <w:noProof/>
        </w:rPr>
      </w:r>
      <w:r>
        <w:rPr>
          <w:noProof/>
        </w:rPr>
        <w:fldChar w:fldCharType="separate"/>
      </w:r>
      <w:r>
        <w:rPr>
          <w:noProof/>
        </w:rPr>
        <w:t>30</w:t>
      </w:r>
      <w:r>
        <w:rPr>
          <w:noProof/>
        </w:rPr>
        <w:fldChar w:fldCharType="end"/>
      </w:r>
    </w:p>
    <w:p w14:paraId="04B9F21C" w14:textId="77777777" w:rsidR="00B85E18" w:rsidRDefault="00B85E18">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_Toc31816404 \h </w:instrText>
      </w:r>
      <w:r>
        <w:rPr>
          <w:noProof/>
        </w:rPr>
      </w:r>
      <w:r>
        <w:rPr>
          <w:noProof/>
        </w:rPr>
        <w:fldChar w:fldCharType="separate"/>
      </w:r>
      <w:r>
        <w:rPr>
          <w:noProof/>
        </w:rPr>
        <w:t>30</w:t>
      </w:r>
      <w:r>
        <w:rPr>
          <w:noProof/>
        </w:rPr>
        <w:fldChar w:fldCharType="end"/>
      </w:r>
    </w:p>
    <w:p w14:paraId="6C89BCC3" w14:textId="77777777" w:rsidR="00B85E18" w:rsidRDefault="00B85E18">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_Toc31816405 \h </w:instrText>
      </w:r>
      <w:r>
        <w:rPr>
          <w:noProof/>
        </w:rPr>
      </w:r>
      <w:r>
        <w:rPr>
          <w:noProof/>
        </w:rPr>
        <w:fldChar w:fldCharType="separate"/>
      </w:r>
      <w:r>
        <w:rPr>
          <w:noProof/>
        </w:rPr>
        <w:t>30</w:t>
      </w:r>
      <w:r>
        <w:rPr>
          <w:noProof/>
        </w:rPr>
        <w:fldChar w:fldCharType="end"/>
      </w:r>
    </w:p>
    <w:p w14:paraId="7B1B8590"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_Toc31816406 \h </w:instrText>
      </w:r>
      <w:r>
        <w:rPr>
          <w:noProof/>
        </w:rPr>
      </w:r>
      <w:r>
        <w:rPr>
          <w:noProof/>
        </w:rPr>
        <w:fldChar w:fldCharType="separate"/>
      </w:r>
      <w:r>
        <w:rPr>
          <w:noProof/>
        </w:rPr>
        <w:t>31</w:t>
      </w:r>
      <w:r>
        <w:rPr>
          <w:noProof/>
        </w:rPr>
        <w:fldChar w:fldCharType="end"/>
      </w:r>
    </w:p>
    <w:p w14:paraId="69DFE7C3" w14:textId="77777777" w:rsidR="00B85E18" w:rsidRDefault="00B85E18">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_Toc31816407 \h </w:instrText>
      </w:r>
      <w:r>
        <w:rPr>
          <w:noProof/>
        </w:rPr>
      </w:r>
      <w:r>
        <w:rPr>
          <w:noProof/>
        </w:rPr>
        <w:fldChar w:fldCharType="separate"/>
      </w:r>
      <w:r>
        <w:rPr>
          <w:noProof/>
        </w:rPr>
        <w:t>31</w:t>
      </w:r>
      <w:r>
        <w:rPr>
          <w:noProof/>
        </w:rPr>
        <w:fldChar w:fldCharType="end"/>
      </w:r>
    </w:p>
    <w:p w14:paraId="4DCB06D2" w14:textId="77777777" w:rsidR="00B85E18" w:rsidRDefault="00B85E18">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_Toc31816408 \h </w:instrText>
      </w:r>
      <w:r>
        <w:rPr>
          <w:noProof/>
        </w:rPr>
      </w:r>
      <w:r>
        <w:rPr>
          <w:noProof/>
        </w:rPr>
        <w:fldChar w:fldCharType="separate"/>
      </w:r>
      <w:r>
        <w:rPr>
          <w:noProof/>
        </w:rPr>
        <w:t>31</w:t>
      </w:r>
      <w:r>
        <w:rPr>
          <w:noProof/>
        </w:rPr>
        <w:fldChar w:fldCharType="end"/>
      </w:r>
    </w:p>
    <w:p w14:paraId="00D17E1C" w14:textId="77777777" w:rsidR="00B85E18" w:rsidRDefault="00B85E18">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_Toc31816409 \h </w:instrText>
      </w:r>
      <w:r>
        <w:rPr>
          <w:noProof/>
        </w:rPr>
      </w:r>
      <w:r>
        <w:rPr>
          <w:noProof/>
        </w:rPr>
        <w:fldChar w:fldCharType="separate"/>
      </w:r>
      <w:r>
        <w:rPr>
          <w:noProof/>
        </w:rPr>
        <w:t>31</w:t>
      </w:r>
      <w:r>
        <w:rPr>
          <w:noProof/>
        </w:rPr>
        <w:fldChar w:fldCharType="end"/>
      </w:r>
    </w:p>
    <w:p w14:paraId="7FDFA726" w14:textId="77777777" w:rsidR="00B85E18" w:rsidRDefault="00B85E18">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_Toc31816410 \h </w:instrText>
      </w:r>
      <w:r>
        <w:rPr>
          <w:noProof/>
        </w:rPr>
      </w:r>
      <w:r>
        <w:rPr>
          <w:noProof/>
        </w:rPr>
        <w:fldChar w:fldCharType="separate"/>
      </w:r>
      <w:r>
        <w:rPr>
          <w:noProof/>
        </w:rPr>
        <w:t>31</w:t>
      </w:r>
      <w:r>
        <w:rPr>
          <w:noProof/>
        </w:rPr>
        <w:fldChar w:fldCharType="end"/>
      </w:r>
    </w:p>
    <w:p w14:paraId="421C58BD"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_Toc31816411 \h </w:instrText>
      </w:r>
      <w:r>
        <w:rPr>
          <w:noProof/>
        </w:rPr>
      </w:r>
      <w:r>
        <w:rPr>
          <w:noProof/>
        </w:rPr>
        <w:fldChar w:fldCharType="separate"/>
      </w:r>
      <w:r>
        <w:rPr>
          <w:noProof/>
        </w:rPr>
        <w:t>32</w:t>
      </w:r>
      <w:r>
        <w:rPr>
          <w:noProof/>
        </w:rPr>
        <w:fldChar w:fldCharType="end"/>
      </w:r>
    </w:p>
    <w:p w14:paraId="54851A4F" w14:textId="77777777" w:rsidR="00B85E18" w:rsidRDefault="00B85E18">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_Toc31816412 \h </w:instrText>
      </w:r>
      <w:r>
        <w:rPr>
          <w:noProof/>
        </w:rPr>
      </w:r>
      <w:r>
        <w:rPr>
          <w:noProof/>
        </w:rPr>
        <w:fldChar w:fldCharType="separate"/>
      </w:r>
      <w:r>
        <w:rPr>
          <w:noProof/>
        </w:rPr>
        <w:t>32</w:t>
      </w:r>
      <w:r>
        <w:rPr>
          <w:noProof/>
        </w:rPr>
        <w:fldChar w:fldCharType="end"/>
      </w:r>
    </w:p>
    <w:p w14:paraId="114F25C3"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_Toc31816413 \h </w:instrText>
      </w:r>
      <w:r>
        <w:rPr>
          <w:noProof/>
        </w:rPr>
      </w:r>
      <w:r>
        <w:rPr>
          <w:noProof/>
        </w:rPr>
        <w:fldChar w:fldCharType="separate"/>
      </w:r>
      <w:r>
        <w:rPr>
          <w:noProof/>
        </w:rPr>
        <w:t>33</w:t>
      </w:r>
      <w:r>
        <w:rPr>
          <w:noProof/>
        </w:rPr>
        <w:fldChar w:fldCharType="end"/>
      </w:r>
    </w:p>
    <w:p w14:paraId="2468743F" w14:textId="77777777" w:rsidR="00B85E18" w:rsidRDefault="00B85E18">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_Toc31816414 \h </w:instrText>
      </w:r>
      <w:r>
        <w:rPr>
          <w:noProof/>
        </w:rPr>
      </w:r>
      <w:r>
        <w:rPr>
          <w:noProof/>
        </w:rPr>
        <w:fldChar w:fldCharType="separate"/>
      </w:r>
      <w:r>
        <w:rPr>
          <w:noProof/>
        </w:rPr>
        <w:t>33</w:t>
      </w:r>
      <w:r>
        <w:rPr>
          <w:noProof/>
        </w:rPr>
        <w:fldChar w:fldCharType="end"/>
      </w:r>
    </w:p>
    <w:p w14:paraId="56405686" w14:textId="77777777" w:rsidR="00B85E18" w:rsidRDefault="00B85E18">
      <w:pPr>
        <w:pStyle w:val="TOC2"/>
        <w:rPr>
          <w:rFonts w:asciiTheme="minorHAnsi" w:eastAsiaTheme="minorEastAsia" w:hAnsiTheme="minorHAnsi" w:cstheme="minorBidi"/>
          <w:noProof/>
          <w:szCs w:val="22"/>
          <w:lang w:eastAsia="en-GB"/>
        </w:rPr>
      </w:pPr>
      <w:r>
        <w:rPr>
          <w:noProof/>
        </w:rPr>
        <w:t>9.2</w:t>
      </w:r>
      <w:r>
        <w:rPr>
          <w:noProof/>
        </w:rPr>
        <w:tab/>
        <w:t>The White Wine Datset</w:t>
      </w:r>
      <w:r>
        <w:rPr>
          <w:noProof/>
        </w:rPr>
        <w:tab/>
      </w:r>
      <w:r>
        <w:rPr>
          <w:noProof/>
        </w:rPr>
        <w:fldChar w:fldCharType="begin"/>
      </w:r>
      <w:r>
        <w:rPr>
          <w:noProof/>
        </w:rPr>
        <w:instrText xml:space="preserve"> PAGEREF _Toc31816415 \h </w:instrText>
      </w:r>
      <w:r>
        <w:rPr>
          <w:noProof/>
        </w:rPr>
      </w:r>
      <w:r>
        <w:rPr>
          <w:noProof/>
        </w:rPr>
        <w:fldChar w:fldCharType="separate"/>
      </w:r>
      <w:r>
        <w:rPr>
          <w:noProof/>
        </w:rPr>
        <w:t>35</w:t>
      </w:r>
      <w:r>
        <w:rPr>
          <w:noProof/>
        </w:rPr>
        <w:fldChar w:fldCharType="end"/>
      </w:r>
    </w:p>
    <w:p w14:paraId="7D443103" w14:textId="77777777" w:rsidR="00B85E18" w:rsidRDefault="00B85E18">
      <w:pPr>
        <w:pStyle w:val="TOC2"/>
        <w:rPr>
          <w:rFonts w:asciiTheme="minorHAnsi" w:eastAsiaTheme="minorEastAsia" w:hAnsiTheme="minorHAnsi" w:cstheme="minorBidi"/>
          <w:noProof/>
          <w:szCs w:val="22"/>
          <w:lang w:eastAsia="en-GB"/>
        </w:rPr>
      </w:pPr>
      <w:r>
        <w:rPr>
          <w:noProof/>
        </w:rPr>
        <w:t>9.3</w:t>
      </w:r>
      <w:r>
        <w:rPr>
          <w:noProof/>
        </w:rPr>
        <w:tab/>
        <w:t>References</w:t>
      </w:r>
      <w:r>
        <w:rPr>
          <w:noProof/>
        </w:rPr>
        <w:tab/>
      </w:r>
      <w:r>
        <w:rPr>
          <w:noProof/>
        </w:rPr>
        <w:fldChar w:fldCharType="begin"/>
      </w:r>
      <w:r>
        <w:rPr>
          <w:noProof/>
        </w:rPr>
        <w:instrText xml:space="preserve"> PAGEREF _Toc31816416 \h </w:instrText>
      </w:r>
      <w:r>
        <w:rPr>
          <w:noProof/>
        </w:rPr>
      </w:r>
      <w:r>
        <w:rPr>
          <w:noProof/>
        </w:rPr>
        <w:fldChar w:fldCharType="separate"/>
      </w:r>
      <w:r>
        <w:rPr>
          <w:noProof/>
        </w:rPr>
        <w:t>36</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1816377"/>
      <w:r>
        <w:lastRenderedPageBreak/>
        <w:t xml:space="preserve">Project </w:t>
      </w:r>
      <w:r w:rsidR="00314A00">
        <w:t>Overview</w:t>
      </w:r>
      <w:bookmarkEnd w:id="0"/>
    </w:p>
    <w:p w14:paraId="673C559C" w14:textId="77777777" w:rsidR="00BD0919" w:rsidRDefault="00921320" w:rsidP="00A32475">
      <w:pPr>
        <w:pStyle w:val="Heading2"/>
      </w:pPr>
      <w:bookmarkStart w:id="1" w:name="_Toc31816378"/>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1816379"/>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1816380"/>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1816381"/>
      <w:r>
        <w:lastRenderedPageBreak/>
        <w:t>Business Understanding</w:t>
      </w:r>
      <w:bookmarkEnd w:id="5"/>
    </w:p>
    <w:p w14:paraId="46174A22" w14:textId="2A44542B" w:rsidR="00A82212" w:rsidRDefault="002B1B82" w:rsidP="00921320">
      <w:pPr>
        <w:pStyle w:val="Heading2"/>
      </w:pPr>
      <w:bookmarkStart w:id="6" w:name="_Toc31816382"/>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1816383"/>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1816384"/>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 xml:space="preserve">o operate with </w:t>
      </w:r>
      <w:proofErr w:type="gramStart"/>
      <w:r w:rsidR="002D3A8C">
        <w:t>a greater</w:t>
      </w:r>
      <w:proofErr w:type="gramEnd"/>
      <w:r w:rsidR="002D3A8C">
        <w:t xml:space="preserve"> than 80</w:t>
      </w:r>
      <w:r>
        <w:t>% accuracy in its predictions of wine quality for new “Vinho Verde” red wines.</w:t>
      </w:r>
    </w:p>
    <w:p w14:paraId="387B137B" w14:textId="77777777" w:rsidR="00C8309F" w:rsidRDefault="00C8309F" w:rsidP="00C8309F"/>
    <w:p w14:paraId="64A72495" w14:textId="5C37EA3C" w:rsidR="00C8309F" w:rsidRDefault="00C8309F" w:rsidP="00C8309F">
      <w:r>
        <w:t xml:space="preserve">We may extend the modelling process so that a score of ‘7’ or greater is described as ‘Very </w:t>
      </w:r>
      <w:r w:rsidR="00D85FF2">
        <w:t xml:space="preserve">Good’, </w:t>
      </w:r>
      <w:proofErr w:type="gramStart"/>
      <w:r w:rsidR="00D85FF2">
        <w:t xml:space="preserve">‘5 </w:t>
      </w:r>
      <w:r>
        <w:t xml:space="preserve"> –</w:t>
      </w:r>
      <w:proofErr w:type="gramEnd"/>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1816385"/>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1" w:name="_Toc31816386"/>
      <w:r>
        <w:lastRenderedPageBreak/>
        <w:t xml:space="preserve">Data </w:t>
      </w:r>
      <w:r w:rsidR="002B1B82">
        <w:t>Understanding</w:t>
      </w:r>
      <w:bookmarkEnd w:id="11"/>
    </w:p>
    <w:p w14:paraId="29C38E53" w14:textId="458BAB04" w:rsidR="00652F9C" w:rsidRDefault="002B1B82" w:rsidP="00E216C7">
      <w:pPr>
        <w:pStyle w:val="Heading2"/>
      </w:pPr>
      <w:bookmarkStart w:id="12" w:name="_Toc31816387"/>
      <w:r>
        <w:t>Collect Initial Data</w:t>
      </w:r>
      <w:bookmarkEnd w:id="12"/>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3" w:name="_Toc31816388"/>
      <w:r>
        <w:lastRenderedPageBreak/>
        <w:t>Describe</w:t>
      </w:r>
      <w:r w:rsidR="002B1B82">
        <w:t xml:space="preserve"> Data</w:t>
      </w:r>
      <w:bookmarkEnd w:id="13"/>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4" w:name="_Ref31814009"/>
      <w:bookmarkStart w:id="15" w:name="_Toc31816389"/>
      <w:r>
        <w:lastRenderedPageBreak/>
        <w:t>Explore</w:t>
      </w:r>
      <w:r w:rsidR="00124EA4">
        <w:t xml:space="preserve"> Data</w:t>
      </w:r>
      <w:bookmarkEnd w:id="14"/>
      <w:bookmarkEnd w:id="15"/>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r>
        <w:t>The purpose of our data mining task to assess wine quality.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dioxide range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6B886187" w:rsidR="00A66EE5" w:rsidRDefault="00A66EE5" w:rsidP="00A66EE5">
      <w:r>
        <w:t xml:space="preserve">A quick Python based routine was run independently to confirm that </w:t>
      </w:r>
      <w:proofErr w:type="spellStart"/>
      <w:r>
        <w:t>norows</w:t>
      </w:r>
      <w:proofErr w:type="spellEnd"/>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04AF5DBA" w:rsidR="00A66EE5" w:rsidRDefault="00A66EE5" w:rsidP="0004760C">
      <w:r>
        <w:t xml:space="preserve">A quick EXCEL analysis of the Wine Quality csv file will show that </w:t>
      </w:r>
      <w:proofErr w:type="gramStart"/>
      <w:r>
        <w:t>the are</w:t>
      </w:r>
      <w:proofErr w:type="gramEnd"/>
      <w:r>
        <w:t xml:space="preserv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52F3670C" w:rsidR="00A66EE5" w:rsidRDefault="00A66EE5" w:rsidP="0004760C">
      <w:r>
        <w:t xml:space="preserve">To investigate further we referenced supporting material on Kaggle, and elsewhere, that explains the fermentation process for wine in more detail. </w:t>
      </w:r>
      <w:proofErr w:type="spellStart"/>
      <w:r>
        <w:t>Ctric</w:t>
      </w:r>
      <w:proofErr w:type="spellEnd"/>
      <w:r>
        <w:t xml:space="preserve"> acid is typically only found in small quantities in wine, and it is used to add what is described as ‘freshness’ to the wine by enhancing </w:t>
      </w:r>
      <w:proofErr w:type="spellStart"/>
      <w:r>
        <w:t>flabour</w:t>
      </w:r>
      <w:proofErr w:type="spellEnd"/>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eastAsia="en-GB"/>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6" w:name="_Toc31816390"/>
      <w:r>
        <w:lastRenderedPageBreak/>
        <w:t xml:space="preserve">Verify </w:t>
      </w:r>
      <w:r w:rsidR="00124EA4">
        <w:t xml:space="preserve">Data </w:t>
      </w:r>
      <w:r>
        <w:t>Quality</w:t>
      </w:r>
      <w:bookmarkEnd w:id="16"/>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display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7" w:name="_Ref18965235"/>
    </w:p>
    <w:p w14:paraId="13384860" w14:textId="3C49A0AA" w:rsidR="00504968" w:rsidRDefault="002B1B82" w:rsidP="00504968">
      <w:pPr>
        <w:pStyle w:val="Heading1"/>
      </w:pPr>
      <w:bookmarkStart w:id="18" w:name="_Ref31041693"/>
      <w:bookmarkStart w:id="19" w:name="_Toc31816391"/>
      <w:bookmarkEnd w:id="17"/>
      <w:r>
        <w:lastRenderedPageBreak/>
        <w:t>Data Preparation</w:t>
      </w:r>
      <w:bookmarkEnd w:id="18"/>
      <w:bookmarkEnd w:id="19"/>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0" w:name="_Toc31816392"/>
      <w:r>
        <w:t>Select</w:t>
      </w:r>
      <w:r w:rsidR="003B4D75">
        <w:t xml:space="preserve"> Data</w:t>
      </w:r>
      <w:bookmarkEnd w:id="20"/>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5002054A"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proofErr w:type="spellStart"/>
      <w:r w:rsidR="001E23A0">
        <w:t>wer</w:t>
      </w:r>
      <w:proofErr w:type="spellEnd"/>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0C99F69D"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proofErr w:type="spellStart"/>
      <w:r w:rsidR="002079FB">
        <w:t>identifical</w:t>
      </w:r>
      <w:proofErr w:type="spellEnd"/>
      <w:r w:rsidR="002079FB">
        <w:t xml:space="preserve"> information or are heavily related to each other, and hence introduce a certain redundancy.</w:t>
      </w:r>
    </w:p>
    <w:p w14:paraId="1C2D3012" w14:textId="70407873" w:rsidR="002079FB" w:rsidRDefault="002079FB" w:rsidP="00504968">
      <w:r>
        <w:t xml:space="preserve">It is good practice to eliminate those features that provide relatively limited value, and this is a principle we applied to our Wine </w:t>
      </w:r>
      <w:proofErr w:type="spellStart"/>
      <w:r>
        <w:t>Qualit</w:t>
      </w:r>
      <w:proofErr w:type="spellEnd"/>
      <w:r>
        <w:t xml:space="preserve"> dataset.</w:t>
      </w:r>
    </w:p>
    <w:p w14:paraId="099690DF" w14:textId="77777777" w:rsidR="002079FB" w:rsidRDefault="002079FB" w:rsidP="00504968"/>
    <w:p w14:paraId="75C383F7" w14:textId="34213CDC" w:rsidR="00A51F40" w:rsidRDefault="00C276DD" w:rsidP="00504968">
      <w:proofErr w:type="spellStart"/>
      <w:r>
        <w:t>AutoModel</w:t>
      </w:r>
      <w:proofErr w:type="spellEnd"/>
      <w:r>
        <w:t xml:space="preserve"> analysis </w:t>
      </w:r>
      <w:r w:rsidR="002079FB">
        <w:t xml:space="preserve">in </w:t>
      </w:r>
      <w:proofErr w:type="spellStart"/>
      <w:r w:rsidR="002079FB">
        <w:t>RapidMinir</w:t>
      </w:r>
      <w:proofErr w:type="spellEnd"/>
      <w:r w:rsidR="002079FB">
        <w:t xml:space="preserve"> </w:t>
      </w:r>
      <w:r>
        <w:t xml:space="preserve">provided </w:t>
      </w:r>
      <w:proofErr w:type="gramStart"/>
      <w:r>
        <w:t>the  guideline</w:t>
      </w:r>
      <w:proofErr w:type="gramEnd"/>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proofErr w:type="spellStart"/>
      <w:r w:rsidR="002079FB">
        <w:t>eachother</w:t>
      </w:r>
      <w:proofErr w:type="spellEnd"/>
      <w:r w:rsidR="002079FB">
        <w:t>.</w:t>
      </w:r>
    </w:p>
    <w:p w14:paraId="5D68087D" w14:textId="77777777" w:rsidR="002079FB" w:rsidRDefault="002079FB">
      <w:pPr>
        <w:spacing w:after="0" w:line="240" w:lineRule="auto"/>
        <w:ind w:left="0"/>
      </w:pPr>
      <w:r>
        <w:br w:type="page"/>
      </w:r>
    </w:p>
    <w:p w14:paraId="7C3E657C" w14:textId="4D80B336" w:rsidR="00C276DD" w:rsidRDefault="00C276DD" w:rsidP="00504968">
      <w:r>
        <w:lastRenderedPageBreak/>
        <w:t xml:space="preserve">There was a considerable amount of iteration from model selection and evaluation back to feature </w:t>
      </w:r>
      <w:proofErr w:type="spellStart"/>
      <w:r>
        <w:t>seelcton</w:t>
      </w:r>
      <w:proofErr w:type="spellEnd"/>
      <w:r>
        <w:t xml:space="preserve"> to determine the impact of various attribute lists.</w:t>
      </w:r>
    </w:p>
    <w:p w14:paraId="7B1A967F" w14:textId="66710245" w:rsidR="002079FB" w:rsidRDefault="002079FB" w:rsidP="00504968">
      <w:r>
        <w:t xml:space="preserve">As an example, we looked at the recommended feature set for a ‘RandomForest’ algorithm used on the Wine Quality </w:t>
      </w:r>
      <w:proofErr w:type="spellStart"/>
      <w:r>
        <w:t>datset</w:t>
      </w:r>
      <w:proofErr w:type="spellEnd"/>
      <w:r>
        <w:t xml:space="preserve"> and the following list was suggested;</w:t>
      </w:r>
    </w:p>
    <w:p w14:paraId="433BC13C" w14:textId="77777777" w:rsidR="002079FB" w:rsidRDefault="002079FB" w:rsidP="00504968"/>
    <w:p w14:paraId="43CD3FF5" w14:textId="77777777" w:rsidR="002079FB" w:rsidRDefault="002079FB" w:rsidP="002079FB">
      <w:r>
        <w:t>&lt;</w:t>
      </w:r>
      <w:proofErr w:type="gramStart"/>
      <w:r>
        <w:t>screenshot</w:t>
      </w:r>
      <w:proofErr w:type="gramEnd"/>
      <w:r>
        <w:t>&gt;</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318767A7" w14:textId="612C6739" w:rsidR="002079FB" w:rsidRDefault="002079FB" w:rsidP="00504968">
      <w:r>
        <w:t>For our Wine Quality dataset the following Feature Selection operator in RapidMiner was put in place within the overall Data Preparation Phase processes.</w:t>
      </w:r>
    </w:p>
    <w:p w14:paraId="4A274FC7" w14:textId="77777777" w:rsidR="002079FB" w:rsidRDefault="002079FB" w:rsidP="00504968"/>
    <w:p w14:paraId="0DFA04C4" w14:textId="77777777" w:rsidR="002079FB" w:rsidRDefault="002079FB" w:rsidP="002079FB">
      <w:r>
        <w:t>&lt;</w:t>
      </w:r>
      <w:proofErr w:type="gramStart"/>
      <w:r>
        <w:t>screenshot</w:t>
      </w:r>
      <w:proofErr w:type="gramEnd"/>
      <w:r>
        <w:t>&gt;</w:t>
      </w:r>
    </w:p>
    <w:p w14:paraId="7F80DF0D" w14:textId="77777777" w:rsidR="002079FB" w:rsidRDefault="002079FB" w:rsidP="00504968"/>
    <w:p w14:paraId="4A13B4E1" w14:textId="77777777" w:rsidR="002079FB" w:rsidRDefault="002079FB" w:rsidP="00504968"/>
    <w:p w14:paraId="68AA9802" w14:textId="77777777" w:rsidR="00504968" w:rsidRDefault="00504968" w:rsidP="00504968"/>
    <w:p w14:paraId="73967989" w14:textId="00FDA73D" w:rsidR="00504968" w:rsidRDefault="003B4D75" w:rsidP="00504968">
      <w:pPr>
        <w:pStyle w:val="Heading2"/>
      </w:pPr>
      <w:bookmarkStart w:id="21" w:name="_Toc31816393"/>
      <w:r>
        <w:t>Clean Data</w:t>
      </w:r>
      <w:bookmarkEnd w:id="21"/>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3045887E" w:rsidR="00F21ABA" w:rsidRDefault="00F21ABA" w:rsidP="003B4D75">
      <w:r>
        <w:t xml:space="preserve">There were no </w:t>
      </w:r>
      <w:proofErr w:type="spellStart"/>
      <w:r>
        <w:t>cateogorical</w:t>
      </w:r>
      <w:proofErr w:type="spellEnd"/>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2" w:name="_Ref31814602"/>
      <w:bookmarkStart w:id="23" w:name="_Toc31816394"/>
      <w:r>
        <w:lastRenderedPageBreak/>
        <w:t>Construct Data</w:t>
      </w:r>
      <w:bookmarkEnd w:id="22"/>
      <w:bookmarkEnd w:id="23"/>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590E9304" w:rsidR="00A765D4" w:rsidRDefault="00A765D4" w:rsidP="003B4D75">
      <w:pPr>
        <w:rPr>
          <w:color w:val="000000"/>
          <w:szCs w:val="22"/>
          <w:lang w:eastAsia="en-GB"/>
        </w:rPr>
      </w:pPr>
      <w:r>
        <w:rPr>
          <w:color w:val="000000"/>
          <w:szCs w:val="22"/>
          <w:lang w:eastAsia="en-GB"/>
        </w:rPr>
        <w:t xml:space="preserve">In the sub-sections below, we describe the various tasks we </w:t>
      </w:r>
      <w:proofErr w:type="gramStart"/>
      <w:r>
        <w:rPr>
          <w:color w:val="000000"/>
          <w:szCs w:val="22"/>
          <w:lang w:eastAsia="en-GB"/>
        </w:rPr>
        <w:t>applies</w:t>
      </w:r>
      <w:proofErr w:type="gramEnd"/>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77777777"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proofErr w:type="spellStart"/>
      <w:r>
        <w:rPr>
          <w:color w:val="000000"/>
          <w:szCs w:val="22"/>
          <w:lang w:eastAsia="en-GB"/>
        </w:rPr>
        <w:t>employes</w:t>
      </w:r>
      <w:proofErr w:type="spellEnd"/>
      <w:r>
        <w:rPr>
          <w:color w:val="000000"/>
          <w:szCs w:val="22"/>
          <w:lang w:eastAsia="en-GB"/>
        </w:rPr>
        <w:t xml:space="preserve"> could quickly assess the quality rating of a new wine in store.</w:t>
      </w:r>
    </w:p>
    <w:p w14:paraId="6D7C9941" w14:textId="2C014E50"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proofErr w:type="spellStart"/>
      <w:r>
        <w:rPr>
          <w:color w:val="000000"/>
          <w:szCs w:val="22"/>
          <w:lang w:eastAsia="en-GB"/>
        </w:rPr>
        <w:t>catrgorical</w:t>
      </w:r>
      <w:proofErr w:type="spellEnd"/>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6A187232" w14:textId="77777777" w:rsidR="00394350" w:rsidRDefault="00394350" w:rsidP="003B4D75">
      <w:pPr>
        <w:rPr>
          <w:color w:val="000000"/>
          <w:szCs w:val="22"/>
          <w:lang w:eastAsia="en-GB"/>
        </w:rPr>
      </w:pP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DFD0E97" w14:textId="3130253F" w:rsidR="002F3025" w:rsidRDefault="004F661A" w:rsidP="003B4D75">
      <w:pPr>
        <w:rPr>
          <w:color w:val="000000"/>
          <w:szCs w:val="22"/>
          <w:lang w:eastAsia="en-GB"/>
        </w:rPr>
      </w:pPr>
      <w:r>
        <w:rPr>
          <w:color w:val="000000"/>
          <w:szCs w:val="22"/>
          <w:lang w:eastAsia="en-GB"/>
        </w:rPr>
        <w:t>Ex</w:t>
      </w:r>
      <w:r w:rsidR="002F3025">
        <w:rPr>
          <w:color w:val="000000"/>
          <w:szCs w:val="22"/>
          <w:lang w:eastAsia="en-GB"/>
        </w:rPr>
        <w:t xml:space="preserve">plain data range – </w:t>
      </w:r>
      <w:r>
        <w:rPr>
          <w:color w:val="000000"/>
          <w:szCs w:val="22"/>
          <w:lang w:eastAsia="en-GB"/>
        </w:rPr>
        <w:t>&lt;</w:t>
      </w:r>
      <w:proofErr w:type="spellStart"/>
      <w:r w:rsidR="002F3025">
        <w:rPr>
          <w:color w:val="000000"/>
          <w:szCs w:val="22"/>
          <w:lang w:eastAsia="en-GB"/>
        </w:rPr>
        <w:t>showscreen</w:t>
      </w:r>
      <w:proofErr w:type="spellEnd"/>
      <w:r w:rsidR="002F3025">
        <w:rPr>
          <w:color w:val="000000"/>
          <w:szCs w:val="22"/>
          <w:lang w:eastAsia="en-GB"/>
        </w:rPr>
        <w:t xml:space="preserve"> shot</w:t>
      </w:r>
      <w:r>
        <w:rPr>
          <w:color w:val="000000"/>
          <w:szCs w:val="22"/>
          <w:lang w:eastAsia="en-GB"/>
        </w:rPr>
        <w:t>&gt;</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73D2DD13" w:rsidR="00D3747E" w:rsidRDefault="00D3747E" w:rsidP="003B4D75">
      <w:pPr>
        <w:rPr>
          <w:color w:val="000000"/>
          <w:szCs w:val="22"/>
          <w:lang w:eastAsia="en-GB"/>
        </w:rPr>
      </w:pPr>
      <w:r>
        <w:rPr>
          <w:color w:val="000000"/>
          <w:szCs w:val="22"/>
          <w:lang w:eastAsia="en-GB"/>
        </w:rPr>
        <w:t xml:space="preserve">The new ‘Score </w:t>
      </w:r>
      <w:proofErr w:type="spellStart"/>
      <w:r>
        <w:rPr>
          <w:color w:val="000000"/>
          <w:szCs w:val="22"/>
          <w:lang w:eastAsia="en-GB"/>
        </w:rPr>
        <w:t>Quaity</w:t>
      </w:r>
      <w:proofErr w:type="spellEnd"/>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7777777" w:rsidR="00A765D4" w:rsidRDefault="00A765D4" w:rsidP="00A765D4">
      <w:pPr>
        <w:rPr>
          <w:color w:val="000000"/>
          <w:szCs w:val="22"/>
          <w:lang w:eastAsia="en-GB"/>
        </w:rPr>
      </w:pPr>
      <w:r>
        <w:rPr>
          <w:color w:val="000000"/>
          <w:szCs w:val="22"/>
          <w:lang w:eastAsia="en-GB"/>
        </w:rPr>
        <w:lastRenderedPageBreak/>
        <w:t xml:space="preserve">In our Wine Quality dataset the range of values for </w:t>
      </w:r>
      <w:r w:rsidRPr="006000F7">
        <w:rPr>
          <w:i/>
          <w:color w:val="000000"/>
          <w:szCs w:val="22"/>
          <w:lang w:eastAsia="en-GB"/>
        </w:rPr>
        <w:t xml:space="preserve">free </w:t>
      </w:r>
      <w:proofErr w:type="spellStart"/>
      <w:r w:rsidRPr="006000F7">
        <w:rPr>
          <w:i/>
          <w:color w:val="000000"/>
          <w:szCs w:val="22"/>
          <w:lang w:eastAsia="en-GB"/>
        </w:rPr>
        <w:t>sulfur</w:t>
      </w:r>
      <w:proofErr w:type="spellEnd"/>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proofErr w:type="spellStart"/>
      <w:r w:rsidRPr="006000F7">
        <w:rPr>
          <w:i/>
          <w:color w:val="000000"/>
          <w:szCs w:val="22"/>
          <w:lang w:eastAsia="en-GB"/>
        </w:rPr>
        <w:t>sulfur</w:t>
      </w:r>
      <w:proofErr w:type="spellEnd"/>
      <w:r w:rsidRPr="006000F7">
        <w:rPr>
          <w:i/>
          <w:color w:val="000000"/>
          <w:szCs w:val="22"/>
          <w:lang w:eastAsia="en-GB"/>
        </w:rPr>
        <w:t xml:space="preserve"> dioxide</w:t>
      </w:r>
      <w:r>
        <w:rPr>
          <w:color w:val="000000"/>
          <w:szCs w:val="22"/>
          <w:lang w:eastAsia="en-GB"/>
        </w:rPr>
        <w:t xml:space="preserve"> </w:t>
      </w:r>
      <w:proofErr w:type="gramStart"/>
      <w:r>
        <w:rPr>
          <w:color w:val="000000"/>
          <w:szCs w:val="22"/>
          <w:lang w:eastAsia="en-GB"/>
        </w:rPr>
        <w:t>is</w:t>
      </w:r>
      <w:proofErr w:type="gramEnd"/>
      <w:r>
        <w:rPr>
          <w:color w:val="000000"/>
          <w:szCs w:val="22"/>
          <w:lang w:eastAsia="en-GB"/>
        </w:rPr>
        <w:t xml:space="preserve"> 6 to 289 units. This is a larger set of absolute numerical values that the other attributes in the dataset.</w:t>
      </w:r>
    </w:p>
    <w:p w14:paraId="6D1B72A2" w14:textId="77777777" w:rsidR="00A765D4" w:rsidRDefault="00A765D4" w:rsidP="00A765D4">
      <w:r>
        <w:rPr>
          <w:color w:val="000000"/>
          <w:szCs w:val="22"/>
          <w:lang w:eastAsia="en-GB"/>
        </w:rPr>
        <w:t xml:space="preserve">To avoid values in those features introducing bias we </w:t>
      </w:r>
      <w:proofErr w:type="spellStart"/>
      <w:r>
        <w:rPr>
          <w:color w:val="000000"/>
          <w:szCs w:val="22"/>
          <w:lang w:eastAsia="en-GB"/>
        </w:rPr>
        <w:t>employe</w:t>
      </w:r>
      <w:proofErr w:type="spellEnd"/>
      <w:r>
        <w:rPr>
          <w:color w:val="000000"/>
          <w:szCs w:val="22"/>
          <w:lang w:eastAsia="en-GB"/>
        </w:rPr>
        <w:t xml:space="preserve"> a Normalize operator in our RapidMiner </w:t>
      </w:r>
      <w:r>
        <w:t>Data Preparation Phase process.</w:t>
      </w:r>
    </w:p>
    <w:p w14:paraId="5109A37E" w14:textId="77777777" w:rsidR="00A765D4" w:rsidRDefault="00A765D4" w:rsidP="00A765D4"/>
    <w:p w14:paraId="79D1EF2A" w14:textId="77777777" w:rsidR="00A765D4" w:rsidRDefault="00A765D4" w:rsidP="00A765D4">
      <w:r>
        <w:t>&lt;</w:t>
      </w:r>
      <w:proofErr w:type="gramStart"/>
      <w:r>
        <w:t>screenshot</w:t>
      </w:r>
      <w:proofErr w:type="gramEnd"/>
      <w:r>
        <w:t>&gt;</w:t>
      </w:r>
    </w:p>
    <w:p w14:paraId="3F45EC2C" w14:textId="3E501CD6" w:rsidR="00A765D4" w:rsidRDefault="00A765D4" w:rsidP="00A765D4">
      <w:pPr>
        <w:spacing w:after="0" w:line="240" w:lineRule="auto"/>
        <w:ind w:left="0"/>
      </w:pPr>
    </w:p>
    <w:p w14:paraId="78823756" w14:textId="77777777" w:rsidR="00A765D4" w:rsidRDefault="00A765D4" w:rsidP="00A765D4">
      <w:proofErr w:type="gramStart"/>
      <w:r>
        <w:t>This ‘smooths’ out the numerical values in the dataset but preserves the relative differences between the features.</w:t>
      </w:r>
      <w:proofErr w:type="gramEnd"/>
      <w:r>
        <w:t xml:space="preserve"> It is a purely syntactic change to satisfy the requirements for many modelling </w:t>
      </w:r>
      <w:proofErr w:type="spellStart"/>
      <w:r>
        <w:t>algotohms</w:t>
      </w:r>
      <w:proofErr w:type="spellEnd"/>
      <w:r>
        <w:t xml:space="preserve"> to deliver as accurate a result as possible.</w:t>
      </w:r>
    </w:p>
    <w:p w14:paraId="3691D8E7" w14:textId="77777777" w:rsidR="00A765D4" w:rsidRDefault="00A765D4" w:rsidP="00A765D4">
      <w:pPr>
        <w:rPr>
          <w:color w:val="000000"/>
          <w:szCs w:val="22"/>
          <w:lang w:eastAsia="en-GB"/>
        </w:rPr>
      </w:pPr>
      <w:r>
        <w:t>A before and after view of a section of the Wine Quality dataset, as represented in the images below, will display the nature of the data transformation;</w:t>
      </w:r>
    </w:p>
    <w:p w14:paraId="143AD6BC" w14:textId="77777777" w:rsidR="00A765D4" w:rsidRDefault="00A765D4" w:rsidP="00A765D4"/>
    <w:p w14:paraId="304CA258" w14:textId="77777777" w:rsidR="00A765D4" w:rsidRDefault="00A765D4" w:rsidP="00A765D4">
      <w:r>
        <w:t>&lt;</w:t>
      </w:r>
      <w:proofErr w:type="gramStart"/>
      <w:r>
        <w:t>screenshot</w:t>
      </w:r>
      <w:proofErr w:type="gramEnd"/>
      <w:r>
        <w:t xml:space="preserve"> 1&gt;</w:t>
      </w:r>
    </w:p>
    <w:p w14:paraId="06FCDEB7" w14:textId="77777777" w:rsidR="00A765D4" w:rsidRDefault="00A765D4" w:rsidP="00A765D4"/>
    <w:p w14:paraId="2DF8D6AB" w14:textId="77777777" w:rsidR="00A765D4" w:rsidRDefault="00A765D4" w:rsidP="00A765D4">
      <w:r>
        <w:t>&lt;</w:t>
      </w:r>
      <w:proofErr w:type="gramStart"/>
      <w:r>
        <w:t>screenshot</w:t>
      </w:r>
      <w:proofErr w:type="gramEnd"/>
      <w:r>
        <w:t xml:space="preserve"> 2&gt;</w:t>
      </w:r>
    </w:p>
    <w:p w14:paraId="3C560054" w14:textId="77777777" w:rsidR="00F90A1E" w:rsidRDefault="00F90A1E" w:rsidP="00A765D4"/>
    <w:p w14:paraId="37E114E4" w14:textId="77777777" w:rsidR="00814744" w:rsidRDefault="00814744" w:rsidP="00A765D4"/>
    <w:p w14:paraId="70B659BF" w14:textId="77777777" w:rsidR="00193502" w:rsidRDefault="00193502">
      <w:pPr>
        <w:spacing w:after="0" w:line="240" w:lineRule="auto"/>
        <w:ind w:left="0"/>
        <w:rPr>
          <w:i/>
        </w:rPr>
      </w:pPr>
      <w:r>
        <w:rPr>
          <w:i/>
        </w:rPr>
        <w:br w:type="page"/>
      </w:r>
    </w:p>
    <w:p w14:paraId="50EB4D89" w14:textId="687F24DE" w:rsidR="00814744" w:rsidRPr="009A5DD7" w:rsidRDefault="00814744" w:rsidP="00A765D4">
      <w:pPr>
        <w:rPr>
          <w:i/>
        </w:rPr>
      </w:pPr>
      <w:r w:rsidRPr="009A5DD7">
        <w:rPr>
          <w:i/>
        </w:rPr>
        <w:lastRenderedPageBreak/>
        <w:t>Data Balancing</w:t>
      </w:r>
    </w:p>
    <w:p w14:paraId="63758FE0" w14:textId="57FD5C90" w:rsidR="00824531" w:rsidRDefault="00824531" w:rsidP="00A765D4">
      <w:r>
        <w:t xml:space="preserve">This was one of the most significant </w:t>
      </w:r>
      <w:proofErr w:type="spellStart"/>
      <w:r>
        <w:t>taks</w:t>
      </w:r>
      <w:proofErr w:type="spellEnd"/>
      <w:r>
        <w:t xml:space="preserve"> within the </w:t>
      </w:r>
      <w:r>
        <w:t>Data Preparation Phase</w:t>
      </w:r>
      <w:r>
        <w:t xml:space="preserve">, and </w:t>
      </w:r>
      <w:r w:rsidR="009A5DD7">
        <w:t>across this entire data mining project.</w:t>
      </w:r>
    </w:p>
    <w:p w14:paraId="580BCE7C" w14:textId="4819930C"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p>
    <w:p w14:paraId="6527EF70" w14:textId="77777777" w:rsidR="009A5DD7" w:rsidRDefault="009A5DD7" w:rsidP="00A765D4"/>
    <w:p w14:paraId="182B1AC3" w14:textId="76DFEF48" w:rsidR="009A5DD7" w:rsidRDefault="009A5DD7" w:rsidP="00A765D4">
      <w:r>
        <w:t xml:space="preserve">This sub-section largely </w:t>
      </w:r>
      <w:proofErr w:type="spellStart"/>
      <w:r>
        <w:t>desctibed</w:t>
      </w:r>
      <w:proofErr w:type="spellEnd"/>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7202979C"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w:t>
      </w:r>
      <w:proofErr w:type="spellStart"/>
      <w:r>
        <w:t>Quality_Score</w:t>
      </w:r>
      <w:proofErr w:type="spellEnd"/>
      <w:r>
        <w:t xml:space="preserve">’ which groups the 1 – 10 values under three different quality descriptions (‘Poor’, ’Medium’, ‘High’). This simplifies the </w:t>
      </w:r>
      <w:proofErr w:type="spellStart"/>
      <w:r>
        <w:t>understandingof</w:t>
      </w:r>
      <w:proofErr w:type="spellEnd"/>
      <w:r>
        <w:t xml:space="preserve"> the classification of the data but does not help with the balance of the data</w:t>
      </w:r>
      <w:r w:rsidR="00193502">
        <w:t>. There are still 5 to 6 times more wines described as ‘Medium’ than either grouping for ‘Poor’ or ‘High’.</w:t>
      </w:r>
    </w:p>
    <w:p w14:paraId="6561E01F" w14:textId="77777777" w:rsidR="009A5DD7" w:rsidRDefault="009A5DD7" w:rsidP="00A765D4"/>
    <w:p w14:paraId="07EB9E30" w14:textId="2C8C38BA" w:rsidR="009A5DD7" w:rsidRDefault="00193502" w:rsidP="00A765D4">
      <w:r>
        <w:t>&lt;</w:t>
      </w:r>
      <w:proofErr w:type="gramStart"/>
      <w:r>
        <w:t>screenshot</w:t>
      </w:r>
      <w:proofErr w:type="gramEnd"/>
      <w:r>
        <w:t>&gt;</w:t>
      </w:r>
    </w:p>
    <w:p w14:paraId="1E9DF351" w14:textId="77777777" w:rsidR="00193502" w:rsidRDefault="00193502" w:rsidP="00A765D4"/>
    <w:p w14:paraId="1A690A4B" w14:textId="290BC090" w:rsidR="00193502" w:rsidRDefault="00193502" w:rsidP="00A765D4">
      <w:r>
        <w:t xml:space="preserve">Working with this Wine Quality dataset is likely to create a predictive model that is biased towards </w:t>
      </w:r>
      <w:proofErr w:type="spellStart"/>
      <w:r>
        <w:t>classifiying</w:t>
      </w:r>
      <w:proofErr w:type="spellEnd"/>
      <w:r>
        <w:t xml:space="preserve"> wine as ‘Medium’. There is not enough data to properly model the </w:t>
      </w:r>
      <w:proofErr w:type="spellStart"/>
      <w:r>
        <w:t>characteritics</w:t>
      </w:r>
      <w:proofErr w:type="spellEnd"/>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34482B95" w:rsidR="00193502" w:rsidRDefault="00193502" w:rsidP="00193502">
      <w:pPr>
        <w:pStyle w:val="ListParagraph"/>
        <w:numPr>
          <w:ilvl w:val="0"/>
          <w:numId w:val="40"/>
        </w:numPr>
      </w:pPr>
      <w:r>
        <w:t>Create new ‘</w:t>
      </w:r>
      <w:proofErr w:type="spellStart"/>
      <w:r>
        <w:t>synthentic</w:t>
      </w:r>
      <w:proofErr w:type="spellEnd"/>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8DD66C7" w14:textId="77777777" w:rsidR="00193502" w:rsidRDefault="00193502" w:rsidP="00A765D4"/>
    <w:p w14:paraId="7C774097" w14:textId="05F5E482" w:rsidR="00193502" w:rsidRDefault="00193502" w:rsidP="00A765D4">
      <w:proofErr w:type="spellStart"/>
      <w:r>
        <w:t>Upsampling</w:t>
      </w:r>
      <w:proofErr w:type="spellEnd"/>
    </w:p>
    <w:p w14:paraId="6AD8A119" w14:textId="5E89EE7B" w:rsidR="00193502" w:rsidRDefault="00193502" w:rsidP="00A765D4">
      <w:r>
        <w:t>Our prior data modelling experience suggested the use of a ‘SMOTE’ algorithm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bookmarkStart w:id="24" w:name="_GoBack"/>
      <w:bookmarkEnd w:id="24"/>
    </w:p>
    <w:p w14:paraId="07D0A863" w14:textId="77777777" w:rsidR="00193502" w:rsidRDefault="00193502"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15C378A6" w14:textId="7CC24626" w:rsidR="00F90A1E" w:rsidRDefault="00F90A1E" w:rsidP="00A765D4">
      <w:r>
        <w:lastRenderedPageBreak/>
        <w:t xml:space="preserve">Description of </w:t>
      </w:r>
      <w:proofErr w:type="spellStart"/>
      <w:r>
        <w:t>upsampling</w:t>
      </w:r>
      <w:proofErr w:type="spellEnd"/>
      <w:r>
        <w:t xml:space="preserve"> and </w:t>
      </w:r>
      <w:proofErr w:type="spellStart"/>
      <w:r>
        <w:t>downsampling</w:t>
      </w:r>
      <w:proofErr w:type="spellEnd"/>
      <w:r>
        <w:t xml:space="preserve"> – major part of the report...</w:t>
      </w:r>
    </w:p>
    <w:p w14:paraId="60962D4D" w14:textId="77777777" w:rsidR="003B4D75" w:rsidRPr="002F3025" w:rsidRDefault="003B4D75" w:rsidP="003B4D75">
      <w:pPr>
        <w:rPr>
          <w:color w:val="000000"/>
          <w:szCs w:val="22"/>
          <w:lang w:eastAsia="en-GB"/>
        </w:rPr>
      </w:pPr>
    </w:p>
    <w:p w14:paraId="576AE1AC" w14:textId="77777777" w:rsidR="00D3747E" w:rsidRDefault="00D3747E">
      <w:pPr>
        <w:spacing w:after="0" w:line="240" w:lineRule="auto"/>
        <w:ind w:left="0"/>
        <w:rPr>
          <w:b/>
          <w:bCs/>
          <w:iCs/>
          <w:color w:val="3C8D94"/>
          <w:sz w:val="26"/>
          <w:szCs w:val="28"/>
        </w:rPr>
      </w:pPr>
      <w:r>
        <w:br w:type="page"/>
      </w:r>
    </w:p>
    <w:p w14:paraId="64390DB7" w14:textId="5FB5AAEB" w:rsidR="003B4D75" w:rsidRDefault="003B4D75" w:rsidP="003B4D75">
      <w:pPr>
        <w:pStyle w:val="Heading2"/>
      </w:pPr>
      <w:bookmarkStart w:id="25" w:name="_Toc31816395"/>
      <w:r>
        <w:lastRenderedPageBreak/>
        <w:t>Integrate Data</w:t>
      </w:r>
      <w:bookmarkEnd w:id="25"/>
    </w:p>
    <w:p w14:paraId="26510ACB" w14:textId="77777777" w:rsidR="005B6369" w:rsidRDefault="005B6369" w:rsidP="003B4D75">
      <w:r>
        <w:t xml:space="preserve">Our Wine Quality dataset from Kaggle is a complete repository of information for our data mining </w:t>
      </w:r>
      <w:proofErr w:type="spellStart"/>
      <w:r>
        <w:t>prurposes</w:t>
      </w:r>
      <w:proofErr w:type="spellEnd"/>
      <w:r>
        <w:t xml:space="preserve">. </w:t>
      </w:r>
    </w:p>
    <w:p w14:paraId="7BD01053" w14:textId="33136950" w:rsidR="003B4D75" w:rsidRDefault="005B6369" w:rsidP="003B4D75">
      <w:r>
        <w:t xml:space="preserve">We </w:t>
      </w:r>
      <w:proofErr w:type="spellStart"/>
      <w:r>
        <w:t>detrmined</w:t>
      </w:r>
      <w:proofErr w:type="spellEnd"/>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proofErr w:type="spellStart"/>
      <w:r w:rsidR="002F3025">
        <w:t>analsysis</w:t>
      </w:r>
      <w:proofErr w:type="spellEnd"/>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6" w:name="_Toc31816396"/>
      <w:r>
        <w:t>Format Data</w:t>
      </w:r>
      <w:bookmarkEnd w:id="26"/>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2057EDF" w:rsidR="00F90A1E" w:rsidRPr="00F90A1E" w:rsidRDefault="00F90A1E" w:rsidP="00D3747E">
      <w:pPr>
        <w:rPr>
          <w:color w:val="000000"/>
          <w:szCs w:val="22"/>
          <w:lang w:eastAsia="en-GB"/>
        </w:rPr>
      </w:pPr>
      <w:r>
        <w:rPr>
          <w:color w:val="000000"/>
          <w:szCs w:val="22"/>
          <w:lang w:eastAsia="en-GB"/>
        </w:rPr>
        <w:t xml:space="preserve">The major tasks in reworking the </w:t>
      </w:r>
      <w:proofErr w:type="spellStart"/>
      <w:r>
        <w:rPr>
          <w:color w:val="000000"/>
          <w:szCs w:val="22"/>
          <w:lang w:eastAsia="en-GB"/>
        </w:rPr>
        <w:t>WineQuality</w:t>
      </w:r>
      <w:proofErr w:type="spellEnd"/>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77777777" w:rsidR="002B4557" w:rsidRDefault="00D3747E" w:rsidP="00D3747E">
      <w:pPr>
        <w:rPr>
          <w:color w:val="000000"/>
          <w:szCs w:val="22"/>
          <w:lang w:eastAsia="en-GB"/>
        </w:rPr>
      </w:pPr>
      <w:r>
        <w:rPr>
          <w:color w:val="000000"/>
          <w:szCs w:val="22"/>
          <w:lang w:eastAsia="en-GB"/>
        </w:rPr>
        <w:t xml:space="preserve">The Kaggle </w:t>
      </w:r>
      <w:proofErr w:type="gramStart"/>
      <w:r>
        <w:rPr>
          <w:color w:val="000000"/>
          <w:szCs w:val="22"/>
          <w:lang w:eastAsia="en-GB"/>
        </w:rPr>
        <w:t>page describe</w:t>
      </w:r>
      <w:proofErr w:type="gramEnd"/>
      <w:r w:rsidR="002B4557">
        <w:rPr>
          <w:color w:val="000000"/>
          <w:szCs w:val="22"/>
          <w:lang w:eastAsia="en-GB"/>
        </w:rPr>
        <w:t xml:space="preserve"> the Wine Quality dataset as ‘ordered’. </w:t>
      </w:r>
    </w:p>
    <w:p w14:paraId="0D60A145" w14:textId="5B27ED38"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proofErr w:type="spellStart"/>
      <w:r>
        <w:rPr>
          <w:color w:val="000000"/>
          <w:szCs w:val="22"/>
          <w:lang w:eastAsia="en-GB"/>
        </w:rPr>
        <w:t>alrotihms</w:t>
      </w:r>
      <w:proofErr w:type="spellEnd"/>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7A0774E7" w:rsidR="002B4557" w:rsidRDefault="002B4557" w:rsidP="00D3747E">
      <w:pPr>
        <w:rPr>
          <w:color w:val="000000"/>
          <w:szCs w:val="22"/>
          <w:lang w:eastAsia="en-GB"/>
        </w:rPr>
      </w:pPr>
      <w:r>
        <w:rPr>
          <w:color w:val="000000"/>
          <w:szCs w:val="22"/>
          <w:lang w:eastAsia="en-GB"/>
        </w:rPr>
        <w:t xml:space="preserve">We do not employee the use of neural </w:t>
      </w:r>
      <w:proofErr w:type="spellStart"/>
      <w:r>
        <w:rPr>
          <w:color w:val="000000"/>
          <w:szCs w:val="22"/>
          <w:lang w:eastAsia="en-GB"/>
        </w:rPr>
        <w:t>netwokrs</w:t>
      </w:r>
      <w:proofErr w:type="spellEnd"/>
      <w:r>
        <w:rPr>
          <w:color w:val="000000"/>
          <w:szCs w:val="22"/>
          <w:lang w:eastAsia="en-GB"/>
        </w:rPr>
        <w:t xml:space="preserve"> in this project but, following good practice, we deployed a Shuffle operator in our RapidMiner </w:t>
      </w:r>
      <w:r>
        <w:t xml:space="preserve">Data Preparation Phase </w:t>
      </w:r>
      <w:proofErr w:type="spellStart"/>
      <w:r>
        <w:t>processe</w:t>
      </w:r>
      <w:proofErr w:type="spellEnd"/>
      <w:r>
        <w:t>.</w:t>
      </w:r>
    </w:p>
    <w:p w14:paraId="7CBC382F" w14:textId="19076232" w:rsidR="008C7B4D" w:rsidRDefault="008C7B4D" w:rsidP="00D3747E">
      <w:pPr>
        <w:rPr>
          <w:color w:val="000000"/>
          <w:szCs w:val="22"/>
          <w:lang w:eastAsia="en-GB"/>
        </w:rPr>
      </w:pPr>
      <w:r>
        <w:rPr>
          <w:color w:val="000000"/>
          <w:szCs w:val="22"/>
          <w:lang w:eastAsia="en-GB"/>
        </w:rPr>
        <w:t>&lt;</w:t>
      </w:r>
      <w:proofErr w:type="spellStart"/>
      <w:proofErr w:type="gramStart"/>
      <w:r>
        <w:rPr>
          <w:color w:val="000000"/>
          <w:szCs w:val="22"/>
          <w:lang w:eastAsia="en-GB"/>
        </w:rPr>
        <w:t>sctreenshot</w:t>
      </w:r>
      <w:proofErr w:type="spellEnd"/>
      <w:proofErr w:type="gramEnd"/>
      <w:r>
        <w:rPr>
          <w:color w:val="000000"/>
          <w:szCs w:val="22"/>
          <w:lang w:eastAsia="en-GB"/>
        </w:rPr>
        <w:t>&gt;</w:t>
      </w:r>
    </w:p>
    <w:p w14:paraId="5BC46945" w14:textId="77777777" w:rsidR="008C7B4D" w:rsidRDefault="008C7B4D" w:rsidP="00D3747E">
      <w:pPr>
        <w:rPr>
          <w:color w:val="000000"/>
          <w:szCs w:val="22"/>
          <w:lang w:eastAsia="en-GB"/>
        </w:rPr>
      </w:pPr>
    </w:p>
    <w:p w14:paraId="0E906655" w14:textId="24376F90" w:rsidR="00D3747E" w:rsidRDefault="008C7B4D" w:rsidP="00D3747E">
      <w:pPr>
        <w:rPr>
          <w:color w:val="000000"/>
          <w:szCs w:val="22"/>
          <w:lang w:eastAsia="en-GB"/>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C74CBC3" w14:textId="77777777" w:rsidR="008C7B4D" w:rsidRDefault="008C7B4D" w:rsidP="00D3747E">
      <w:pPr>
        <w:rPr>
          <w:color w:val="000000"/>
          <w:szCs w:val="22"/>
          <w:lang w:eastAsia="en-GB"/>
        </w:rPr>
      </w:pPr>
    </w:p>
    <w:p w14:paraId="1A5002CB" w14:textId="77777777" w:rsidR="00D3747E" w:rsidRDefault="00D3747E" w:rsidP="003B4D75"/>
    <w:p w14:paraId="1D03152C" w14:textId="77777777" w:rsidR="00D3747E" w:rsidRDefault="00D3747E" w:rsidP="003B4D75"/>
    <w:p w14:paraId="03772465" w14:textId="2DB9649F" w:rsidR="003B4D75" w:rsidRDefault="003B4D75" w:rsidP="003B4D75">
      <w:pPr>
        <w:rPr>
          <w:rFonts w:ascii="Consolas" w:hAnsi="Consolas" w:cs="Consolas"/>
          <w:color w:val="000000"/>
          <w:sz w:val="19"/>
          <w:szCs w:val="19"/>
          <w:lang w:eastAsia="en-GB"/>
        </w:rPr>
      </w:pPr>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7" w:name="_Ref31040685"/>
      <w:bookmarkStart w:id="28" w:name="_Toc31816397"/>
      <w:r>
        <w:lastRenderedPageBreak/>
        <w:t>Modelling</w:t>
      </w:r>
      <w:bookmarkEnd w:id="27"/>
      <w:bookmarkEnd w:id="28"/>
    </w:p>
    <w:p w14:paraId="2FF226DB" w14:textId="62802E39" w:rsidR="00BD5AF9" w:rsidRDefault="00092BE1" w:rsidP="00E216C7">
      <w:pPr>
        <w:pStyle w:val="Heading2"/>
      </w:pPr>
      <w:bookmarkStart w:id="29" w:name="_Toc31816398"/>
      <w:r>
        <w:t xml:space="preserve">Select </w:t>
      </w:r>
      <w:r w:rsidR="00435554">
        <w:t>Modelling</w:t>
      </w:r>
      <w:r>
        <w:t xml:space="preserve"> Technique</w:t>
      </w:r>
      <w:bookmarkEnd w:id="29"/>
    </w:p>
    <w:p w14:paraId="1A9F3B03" w14:textId="1A67314D" w:rsidR="00084DFF"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proofErr w:type="spellStart"/>
      <w:r>
        <w:rPr>
          <w:rFonts w:ascii="Arial" w:hAnsi="Arial" w:cs="Arial"/>
          <w:spacing w:val="-1"/>
          <w:sz w:val="22"/>
          <w:szCs w:val="22"/>
        </w:rPr>
        <w:t>acaemdemic</w:t>
      </w:r>
      <w:proofErr w:type="spellEnd"/>
      <w:r>
        <w:rPr>
          <w:rFonts w:ascii="Arial" w:hAnsi="Arial" w:cs="Arial"/>
          <w:spacing w:val="-1"/>
          <w:sz w:val="22"/>
          <w:szCs w:val="22"/>
        </w:rPr>
        <w:t xml:space="preserve"> guidelines.</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03DB1997" w14:textId="38ABE092"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Choose to also use the modelling tool provided by </w:t>
      </w:r>
      <w:proofErr w:type="spellStart"/>
      <w:r>
        <w:rPr>
          <w:rFonts w:ascii="Arial" w:hAnsi="Arial" w:cs="Arial"/>
          <w:spacing w:val="-1"/>
          <w:sz w:val="22"/>
          <w:szCs w:val="22"/>
        </w:rPr>
        <w:t>RapidMinior</w:t>
      </w:r>
      <w:proofErr w:type="spellEnd"/>
      <w:r>
        <w:rPr>
          <w:rFonts w:ascii="Arial" w:hAnsi="Arial" w:cs="Arial"/>
          <w:spacing w:val="-1"/>
          <w:sz w:val="22"/>
          <w:szCs w:val="22"/>
        </w:rPr>
        <w:t xml:space="preserve"> at web link</w:t>
      </w:r>
      <w:proofErr w:type="gramStart"/>
      <w:r>
        <w:rPr>
          <w:rFonts w:ascii="Arial" w:hAnsi="Arial" w:cs="Arial"/>
          <w:spacing w:val="-1"/>
          <w:sz w:val="22"/>
          <w:szCs w:val="22"/>
        </w:rPr>
        <w:t>..</w:t>
      </w:r>
      <w:proofErr w:type="gramEnd"/>
    </w:p>
    <w:p w14:paraId="72260C1E"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34D31CAD" w14:textId="21FFF84F" w:rsidR="00695731" w:rsidRPr="00084DFF" w:rsidDel="000270CF" w:rsidRDefault="00695731" w:rsidP="00092BE1">
      <w:pPr>
        <w:pStyle w:val="mz"/>
        <w:shd w:val="clear" w:color="auto" w:fill="FFFFFF"/>
        <w:spacing w:before="206" w:beforeAutospacing="0" w:after="0" w:afterAutospacing="0"/>
        <w:ind w:left="1134"/>
        <w:rPr>
          <w:del w:id="30" w:author="Finnegan, Ciaran (IE Dublin)" w:date="2019-10-15T18:08:00Z"/>
          <w:rFonts w:ascii="Arial" w:hAnsi="Arial" w:cs="Arial"/>
          <w:spacing w:val="-1"/>
          <w:sz w:val="22"/>
          <w:szCs w:val="22"/>
        </w:rPr>
      </w:pPr>
      <w:r>
        <w:rPr>
          <w:rFonts w:ascii="Arial" w:hAnsi="Arial" w:cs="Arial"/>
          <w:spacing w:val="-1"/>
          <w:sz w:val="22"/>
          <w:szCs w:val="22"/>
        </w:rPr>
        <w:t>Screenshot</w:t>
      </w:r>
    </w:p>
    <w:p w14:paraId="69A7B376" w14:textId="77777777" w:rsidR="00B2073D" w:rsidRDefault="00B2073D"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619C99BF" w14:textId="5E1963F3" w:rsidR="00B2073D" w:rsidRDefault="00092BE1" w:rsidP="00B2073D">
      <w:pPr>
        <w:pStyle w:val="Heading2"/>
      </w:pPr>
      <w:bookmarkStart w:id="33" w:name="_Toc31816399"/>
      <w:bookmarkEnd w:id="32"/>
      <w:r>
        <w:t>Generate Test Design</w:t>
      </w:r>
      <w:bookmarkEnd w:id="33"/>
    </w:p>
    <w:p w14:paraId="43512F95" w14:textId="7BF828E3" w:rsidR="00E631DF" w:rsidRDefault="00C32F1B" w:rsidP="00B2073D">
      <w:r>
        <w:t>Training and test sets</w:t>
      </w:r>
      <w:proofErr w:type="gramStart"/>
      <w:r>
        <w:t>..</w:t>
      </w:r>
      <w:proofErr w:type="gramEnd"/>
    </w:p>
    <w:p w14:paraId="3D017527" w14:textId="77777777" w:rsidR="00C32F1B" w:rsidRDefault="00C32F1B" w:rsidP="00B2073D"/>
    <w:p w14:paraId="7A4596DB" w14:textId="0F4A5F37" w:rsidR="00C32F1B" w:rsidRDefault="00C32F1B" w:rsidP="00B2073D">
      <w:r>
        <w:t>Show screen shot</w:t>
      </w:r>
      <w:proofErr w:type="gramStart"/>
      <w:r>
        <w:t>..</w:t>
      </w:r>
      <w:proofErr w:type="gramEnd"/>
    </w:p>
    <w:p w14:paraId="5AB93C47" w14:textId="77777777" w:rsidR="00C32F1B" w:rsidRDefault="00C32F1B" w:rsidP="00B2073D"/>
    <w:p w14:paraId="33337847" w14:textId="589A1794" w:rsidR="00C32F1B" w:rsidRDefault="00C32F1B" w:rsidP="00B2073D">
      <w:r>
        <w:t xml:space="preserve">SMOTE and </w:t>
      </w:r>
      <w:proofErr w:type="spellStart"/>
      <w:r>
        <w:t>Downsampling</w:t>
      </w:r>
      <w:proofErr w:type="spellEnd"/>
      <w:r>
        <w:t xml:space="preserve"> within Cross Validation</w:t>
      </w:r>
      <w:proofErr w:type="gramStart"/>
      <w:r>
        <w:t>..</w:t>
      </w:r>
      <w:proofErr w:type="gramEnd"/>
    </w:p>
    <w:p w14:paraId="1C9B43BE" w14:textId="77777777" w:rsidR="006160AF" w:rsidRDefault="006160AF" w:rsidP="00B2073D"/>
    <w:p w14:paraId="0E2AD6A8" w14:textId="34897834" w:rsidR="00B2073D" w:rsidRDefault="00092BE1" w:rsidP="00B2073D">
      <w:pPr>
        <w:pStyle w:val="Heading2"/>
      </w:pPr>
      <w:bookmarkStart w:id="34" w:name="_Toc31816400"/>
      <w:r>
        <w:t>Build Model</w:t>
      </w:r>
      <w:bookmarkEnd w:id="34"/>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5" w:name="_Toc31816401"/>
      <w:r>
        <w:t>Assess Model</w:t>
      </w:r>
      <w:bookmarkEnd w:id="35"/>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6" w:name="_Toc31816402"/>
      <w:r>
        <w:lastRenderedPageBreak/>
        <w:t>Evaluation</w:t>
      </w:r>
      <w:bookmarkEnd w:id="36"/>
    </w:p>
    <w:p w14:paraId="4408739A" w14:textId="40DBEBB2" w:rsidR="00FD621A" w:rsidRDefault="00092BE1" w:rsidP="00FD621A">
      <w:pPr>
        <w:pStyle w:val="Heading2"/>
      </w:pPr>
      <w:bookmarkStart w:id="37" w:name="_Toc31816403"/>
      <w:r>
        <w:t>Evaluate Results</w:t>
      </w:r>
      <w:bookmarkEnd w:id="37"/>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8" w:name="_Ref21368078"/>
    </w:p>
    <w:p w14:paraId="43AEE229" w14:textId="03DE360F" w:rsidR="00FD081E" w:rsidRDefault="00092BE1" w:rsidP="00FD081E">
      <w:pPr>
        <w:pStyle w:val="Heading2"/>
      </w:pPr>
      <w:bookmarkStart w:id="39" w:name="_Toc31816404"/>
      <w:bookmarkEnd w:id="38"/>
      <w:r>
        <w:t>Review Process</w:t>
      </w:r>
      <w:bookmarkEnd w:id="39"/>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40" w:name="_Toc31816405"/>
      <w:r>
        <w:t>Determine</w:t>
      </w:r>
      <w:r w:rsidR="00092BE1">
        <w:t xml:space="preserve"> Next Steps</w:t>
      </w:r>
      <w:bookmarkEnd w:id="40"/>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1" w:name="_Toc31816406"/>
      <w:r>
        <w:lastRenderedPageBreak/>
        <w:t>Deployment</w:t>
      </w:r>
      <w:bookmarkEnd w:id="41"/>
    </w:p>
    <w:p w14:paraId="6CFB8DA5" w14:textId="7C21216A" w:rsidR="000A433B" w:rsidRDefault="0054532B" w:rsidP="00921320">
      <w:pPr>
        <w:pStyle w:val="Heading2"/>
      </w:pPr>
      <w:bookmarkStart w:id="42" w:name="_Toc31816407"/>
      <w:r>
        <w:t>Plan Deployment</w:t>
      </w:r>
      <w:bookmarkEnd w:id="42"/>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3" w:name="_Toc31816408"/>
      <w:r>
        <w:t>Plan Monitoring and Maintenance</w:t>
      </w:r>
      <w:bookmarkEnd w:id="43"/>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4" w:name="_Toc31816409"/>
      <w:r>
        <w:t>Produce Final Report</w:t>
      </w:r>
      <w:bookmarkEnd w:id="44"/>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5" w:name="_Toc31816410"/>
      <w:r>
        <w:t>Review Project</w:t>
      </w:r>
      <w:bookmarkEnd w:id="45"/>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6" w:name="_Toc31816411"/>
      <w:r>
        <w:lastRenderedPageBreak/>
        <w:t>Conclusion</w:t>
      </w:r>
      <w:bookmarkEnd w:id="46"/>
    </w:p>
    <w:p w14:paraId="7073E621" w14:textId="4F5675D8" w:rsidR="00527B94" w:rsidRDefault="0054532B" w:rsidP="00527B94">
      <w:pPr>
        <w:pStyle w:val="Heading2"/>
      </w:pPr>
      <w:bookmarkStart w:id="47" w:name="_Toc31816412"/>
      <w:r>
        <w:t>Conclusion</w:t>
      </w:r>
      <w:proofErr w:type="gramStart"/>
      <w:r>
        <w:t>..</w:t>
      </w:r>
      <w:bookmarkEnd w:id="47"/>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8" w:name="_Toc31816413"/>
      <w:r>
        <w:lastRenderedPageBreak/>
        <w:t>Appendices and References</w:t>
      </w:r>
      <w:bookmarkEnd w:id="48"/>
    </w:p>
    <w:p w14:paraId="5D86FE57" w14:textId="07EEAB00" w:rsidR="00701780" w:rsidRDefault="0054532B" w:rsidP="00701780">
      <w:pPr>
        <w:pStyle w:val="Heading2"/>
      </w:pPr>
      <w:bookmarkStart w:id="49" w:name="_Toc31816414"/>
      <w:r>
        <w:t>Appendix A</w:t>
      </w:r>
      <w:r w:rsidR="00FB5200">
        <w:t xml:space="preserve"> Understanding Wine and Types</w:t>
      </w:r>
      <w:bookmarkEnd w:id="49"/>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704FAEFE" w:rsidR="00AC4976" w:rsidRDefault="005B6369" w:rsidP="00AC4976">
      <w:pPr>
        <w:pStyle w:val="Heading2"/>
      </w:pPr>
      <w:bookmarkStart w:id="50" w:name="_Ref31815488"/>
      <w:bookmarkStart w:id="51" w:name="_Toc31816415"/>
      <w:r>
        <w:lastRenderedPageBreak/>
        <w:t xml:space="preserve">The White Wine </w:t>
      </w:r>
      <w:proofErr w:type="spellStart"/>
      <w:r>
        <w:t>Datset</w:t>
      </w:r>
      <w:bookmarkEnd w:id="50"/>
      <w:bookmarkEnd w:id="51"/>
      <w:proofErr w:type="spellEnd"/>
    </w:p>
    <w:p w14:paraId="0FE08CDE" w14:textId="1290967C" w:rsidR="00CF1328" w:rsidRPr="00D95216" w:rsidRDefault="00CF1328" w:rsidP="005B6369">
      <w:proofErr w:type="gramStart"/>
      <w:r>
        <w:t xml:space="preserve">The </w:t>
      </w:r>
      <w:r w:rsidR="005B6369">
        <w:t>..</w:t>
      </w:r>
      <w:proofErr w:type="gramEnd"/>
    </w:p>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2" w:name="_Toc31816416"/>
      <w:r>
        <w:lastRenderedPageBreak/>
        <w:t>References</w:t>
      </w:r>
      <w:bookmarkEnd w:id="52"/>
    </w:p>
    <w:p w14:paraId="5446CA58" w14:textId="77777777" w:rsidR="005B6369" w:rsidRDefault="005B6369" w:rsidP="005B6369">
      <w:r>
        <w:t xml:space="preserve">The use of this Wine Quality dataset in this CA acknowledges the source </w:t>
      </w:r>
      <w:proofErr w:type="gramStart"/>
      <w:r>
        <w:t>publication :</w:t>
      </w:r>
      <w:proofErr w:type="gramEnd"/>
    </w:p>
    <w:p w14:paraId="2591750A" w14:textId="77777777" w:rsidR="005B6369" w:rsidRPr="00D95216" w:rsidRDefault="005B6369" w:rsidP="005B6369">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proofErr w:type="gramStart"/>
      <w:r>
        <w:rPr>
          <w:sz w:val="21"/>
          <w:szCs w:val="21"/>
          <w:shd w:val="clear" w:color="auto" w:fill="FFFFFF"/>
        </w:rPr>
        <w:t>Modeling</w:t>
      </w:r>
      <w:proofErr w:type="spellEnd"/>
      <w:r>
        <w:rPr>
          <w:sz w:val="21"/>
          <w:szCs w:val="21"/>
          <w:shd w:val="clear" w:color="auto" w:fill="FFFFFF"/>
        </w:rPr>
        <w:t xml:space="preserve"> wine preferences by data mining from physicochemical properties.</w:t>
      </w:r>
      <w:proofErr w:type="gramEnd"/>
      <w:r>
        <w:rPr>
          <w:sz w:val="21"/>
          <w:szCs w:val="21"/>
          <w:shd w:val="clear" w:color="auto" w:fill="FFFFFF"/>
        </w:rPr>
        <w:t xml:space="preserve">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44"/>
      <w:headerReference w:type="default" r:id="rId45"/>
      <w:footerReference w:type="even" r:id="rId46"/>
      <w:footerReference w:type="default" r:id="rId47"/>
      <w:headerReference w:type="first" r:id="rId48"/>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BAD844" w14:textId="77777777" w:rsidR="002752C0" w:rsidRDefault="002752C0">
      <w:r>
        <w:separator/>
      </w:r>
    </w:p>
  </w:endnote>
  <w:endnote w:type="continuationSeparator" w:id="0">
    <w:p w14:paraId="15161E6B" w14:textId="77777777" w:rsidR="002752C0" w:rsidRDefault="00275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683A1D"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683A1D" w:rsidRDefault="00683A1D" w:rsidP="003B7959">
          <w:pPr>
            <w:pStyle w:val="Footer"/>
          </w:pPr>
        </w:p>
      </w:tc>
    </w:tr>
    <w:tr w:rsidR="00683A1D" w14:paraId="49DDF186" w14:textId="77777777" w:rsidTr="001C5E38">
      <w:trPr>
        <w:trHeight w:val="170"/>
      </w:trPr>
      <w:tc>
        <w:tcPr>
          <w:tcW w:w="2000" w:type="pct"/>
          <w:tcBorders>
            <w:top w:val="single" w:sz="4" w:space="0" w:color="auto"/>
          </w:tcBorders>
          <w:shd w:val="clear" w:color="auto" w:fill="auto"/>
        </w:tcPr>
        <w:p w14:paraId="72790463" w14:textId="77777777" w:rsidR="00683A1D" w:rsidRDefault="00683A1D"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683A1D" w:rsidRDefault="00683A1D" w:rsidP="001C5E38">
          <w:pPr>
            <w:pStyle w:val="Footer"/>
            <w:jc w:val="right"/>
          </w:pPr>
          <w:r>
            <w:t>INCXnnnnDnnn-0.10</w:t>
          </w:r>
        </w:p>
      </w:tc>
    </w:tr>
    <w:tr w:rsidR="00683A1D" w14:paraId="04243D46" w14:textId="77777777" w:rsidTr="00A10131">
      <w:trPr>
        <w:trHeight w:hRule="exact" w:val="482"/>
      </w:trPr>
      <w:tc>
        <w:tcPr>
          <w:tcW w:w="5000" w:type="pct"/>
          <w:gridSpan w:val="2"/>
          <w:shd w:val="clear" w:color="auto" w:fill="auto"/>
          <w:vAlign w:val="bottom"/>
        </w:tcPr>
        <w:p w14:paraId="628785C8" w14:textId="77777777" w:rsidR="00683A1D" w:rsidRDefault="00683A1D" w:rsidP="003B7959">
          <w:pPr>
            <w:pStyle w:val="ClassificationFooter"/>
          </w:pPr>
          <w:r>
            <w:t>Commercial in Confidence</w:t>
          </w:r>
        </w:p>
      </w:tc>
    </w:tr>
  </w:tbl>
  <w:p w14:paraId="7D4F6451" w14:textId="77777777" w:rsidR="00683A1D" w:rsidRDefault="00683A1D"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683A1D"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683A1D" w:rsidRDefault="00683A1D" w:rsidP="003B7959">
          <w:pPr>
            <w:pStyle w:val="Footer"/>
          </w:pPr>
        </w:p>
      </w:tc>
    </w:tr>
    <w:tr w:rsidR="00683A1D" w14:paraId="520C7CBD" w14:textId="77777777" w:rsidTr="001C5E38">
      <w:trPr>
        <w:trHeight w:val="170"/>
      </w:trPr>
      <w:tc>
        <w:tcPr>
          <w:tcW w:w="3000" w:type="pct"/>
          <w:tcBorders>
            <w:top w:val="single" w:sz="4" w:space="0" w:color="auto"/>
          </w:tcBorders>
          <w:shd w:val="clear" w:color="auto" w:fill="auto"/>
        </w:tcPr>
        <w:p w14:paraId="53E46749" w14:textId="77B4EE79" w:rsidR="00683A1D" w:rsidRDefault="00683A1D"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683A1D" w:rsidRDefault="00683A1D" w:rsidP="001C5E38">
          <w:pPr>
            <w:pStyle w:val="Footer"/>
            <w:jc w:val="right"/>
          </w:pPr>
          <w:r>
            <w:t xml:space="preserve">Page </w:t>
          </w:r>
          <w:r>
            <w:fldChar w:fldCharType="begin"/>
          </w:r>
          <w:r>
            <w:instrText xml:space="preserve"> PAGE </w:instrText>
          </w:r>
          <w:r>
            <w:fldChar w:fldCharType="separate"/>
          </w:r>
          <w:r w:rsidR="00A765D4">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A765D4">
            <w:rPr>
              <w:noProof/>
            </w:rPr>
            <w:t>36</w:t>
          </w:r>
          <w:r>
            <w:rPr>
              <w:noProof/>
            </w:rPr>
            <w:fldChar w:fldCharType="end"/>
          </w:r>
        </w:p>
      </w:tc>
    </w:tr>
    <w:tr w:rsidR="00683A1D" w14:paraId="3FFE7541" w14:textId="77777777" w:rsidTr="00A10131">
      <w:trPr>
        <w:trHeight w:hRule="exact" w:val="482"/>
      </w:trPr>
      <w:tc>
        <w:tcPr>
          <w:tcW w:w="5000" w:type="pct"/>
          <w:gridSpan w:val="2"/>
          <w:shd w:val="clear" w:color="auto" w:fill="auto"/>
          <w:vAlign w:val="bottom"/>
        </w:tcPr>
        <w:p w14:paraId="441A4CBB" w14:textId="77777777" w:rsidR="00683A1D" w:rsidRDefault="00683A1D" w:rsidP="003B7959">
          <w:pPr>
            <w:pStyle w:val="ClassificationFooter"/>
          </w:pPr>
        </w:p>
      </w:tc>
    </w:tr>
  </w:tbl>
  <w:p w14:paraId="1FE517DB" w14:textId="77777777" w:rsidR="00683A1D" w:rsidRDefault="00683A1D"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683A1D"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683A1D" w:rsidRDefault="00683A1D" w:rsidP="003B7959">
          <w:pPr>
            <w:pStyle w:val="Footer"/>
          </w:pPr>
        </w:p>
      </w:tc>
    </w:tr>
    <w:tr w:rsidR="00683A1D" w14:paraId="0A6993B8" w14:textId="77777777" w:rsidTr="001C5E38">
      <w:trPr>
        <w:trHeight w:val="170"/>
      </w:trPr>
      <w:tc>
        <w:tcPr>
          <w:tcW w:w="3000" w:type="pct"/>
          <w:tcBorders>
            <w:top w:val="single" w:sz="4" w:space="0" w:color="auto"/>
          </w:tcBorders>
          <w:shd w:val="clear" w:color="auto" w:fill="auto"/>
        </w:tcPr>
        <w:p w14:paraId="6E1489AD" w14:textId="77777777" w:rsidR="00683A1D" w:rsidRDefault="00683A1D" w:rsidP="003B7959">
          <w:pPr>
            <w:pStyle w:val="Footer"/>
          </w:pPr>
        </w:p>
      </w:tc>
      <w:tc>
        <w:tcPr>
          <w:tcW w:w="2500" w:type="pct"/>
          <w:tcBorders>
            <w:top w:val="single" w:sz="4" w:space="0" w:color="auto"/>
          </w:tcBorders>
          <w:shd w:val="clear" w:color="auto" w:fill="auto"/>
        </w:tcPr>
        <w:p w14:paraId="24F29C79" w14:textId="77777777" w:rsidR="00683A1D" w:rsidRDefault="00683A1D" w:rsidP="001C5E38">
          <w:pPr>
            <w:pStyle w:val="Footer"/>
            <w:jc w:val="right"/>
          </w:pPr>
        </w:p>
      </w:tc>
    </w:tr>
    <w:tr w:rsidR="00683A1D" w14:paraId="3F280D59" w14:textId="77777777" w:rsidTr="00A10131">
      <w:trPr>
        <w:trHeight w:hRule="exact" w:val="482"/>
      </w:trPr>
      <w:tc>
        <w:tcPr>
          <w:tcW w:w="5000" w:type="pct"/>
          <w:gridSpan w:val="2"/>
          <w:shd w:val="clear" w:color="auto" w:fill="auto"/>
          <w:vAlign w:val="bottom"/>
        </w:tcPr>
        <w:p w14:paraId="0F54B172" w14:textId="77777777" w:rsidR="00683A1D" w:rsidRDefault="00683A1D" w:rsidP="003B7959">
          <w:pPr>
            <w:pStyle w:val="ClassificationFooter"/>
          </w:pPr>
        </w:p>
      </w:tc>
    </w:tr>
  </w:tbl>
  <w:p w14:paraId="7E94EC3D" w14:textId="77777777" w:rsidR="00683A1D" w:rsidRDefault="00683A1D"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683A1D"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683A1D" w:rsidRDefault="00683A1D" w:rsidP="003B7959">
          <w:pPr>
            <w:pStyle w:val="Footer"/>
          </w:pPr>
        </w:p>
      </w:tc>
    </w:tr>
    <w:tr w:rsidR="00683A1D" w14:paraId="5F2CE77F" w14:textId="77777777" w:rsidTr="001C5E38">
      <w:trPr>
        <w:trHeight w:val="170"/>
      </w:trPr>
      <w:tc>
        <w:tcPr>
          <w:tcW w:w="2000" w:type="pct"/>
          <w:tcBorders>
            <w:top w:val="single" w:sz="4" w:space="0" w:color="auto"/>
          </w:tcBorders>
          <w:shd w:val="clear" w:color="auto" w:fill="auto"/>
        </w:tcPr>
        <w:p w14:paraId="76F3C7A3" w14:textId="77777777" w:rsidR="00683A1D" w:rsidRDefault="00683A1D"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683A1D" w:rsidRDefault="00683A1D" w:rsidP="001C5E38">
          <w:pPr>
            <w:pStyle w:val="Footer"/>
            <w:jc w:val="right"/>
          </w:pPr>
          <w:r>
            <w:t>INCXnnnnDnnn-0.10</w:t>
          </w:r>
        </w:p>
      </w:tc>
    </w:tr>
    <w:tr w:rsidR="00683A1D" w14:paraId="6A94D47B" w14:textId="77777777" w:rsidTr="00A10131">
      <w:trPr>
        <w:trHeight w:hRule="exact" w:val="482"/>
      </w:trPr>
      <w:tc>
        <w:tcPr>
          <w:tcW w:w="5000" w:type="pct"/>
          <w:gridSpan w:val="2"/>
          <w:shd w:val="clear" w:color="auto" w:fill="auto"/>
          <w:vAlign w:val="bottom"/>
        </w:tcPr>
        <w:p w14:paraId="58B9CA5A" w14:textId="77777777" w:rsidR="00683A1D" w:rsidRDefault="00683A1D" w:rsidP="003B7959">
          <w:pPr>
            <w:pStyle w:val="ClassificationFooter"/>
          </w:pPr>
          <w:r>
            <w:t>Commercial in Confidence</w:t>
          </w:r>
        </w:p>
      </w:tc>
    </w:tr>
  </w:tbl>
  <w:p w14:paraId="6AA86133" w14:textId="77777777" w:rsidR="00683A1D" w:rsidRDefault="00683A1D"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683A1D"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683A1D" w:rsidRDefault="00683A1D" w:rsidP="003B7959">
          <w:pPr>
            <w:pStyle w:val="Footer"/>
          </w:pPr>
        </w:p>
      </w:tc>
    </w:tr>
    <w:tr w:rsidR="00683A1D" w14:paraId="106C8C1D" w14:textId="77777777" w:rsidTr="001C5E38">
      <w:trPr>
        <w:trHeight w:val="170"/>
      </w:trPr>
      <w:tc>
        <w:tcPr>
          <w:tcW w:w="3000" w:type="pct"/>
          <w:tcBorders>
            <w:top w:val="single" w:sz="4" w:space="0" w:color="auto"/>
          </w:tcBorders>
          <w:shd w:val="clear" w:color="auto" w:fill="auto"/>
        </w:tcPr>
        <w:p w14:paraId="73ACE3F0" w14:textId="7D34A4CE" w:rsidR="00683A1D" w:rsidRDefault="00683A1D" w:rsidP="003B7959">
          <w:pPr>
            <w:pStyle w:val="Footer"/>
          </w:pPr>
          <w:r>
            <w:t>B8IT108 Data and Web Mining  CA</w:t>
          </w:r>
        </w:p>
      </w:tc>
      <w:tc>
        <w:tcPr>
          <w:tcW w:w="2500" w:type="pct"/>
          <w:tcBorders>
            <w:top w:val="single" w:sz="4" w:space="0" w:color="auto"/>
          </w:tcBorders>
          <w:shd w:val="clear" w:color="auto" w:fill="auto"/>
        </w:tcPr>
        <w:p w14:paraId="4AB1573D" w14:textId="77777777" w:rsidR="00683A1D" w:rsidRDefault="00683A1D" w:rsidP="001C5E38">
          <w:pPr>
            <w:pStyle w:val="Footer"/>
            <w:jc w:val="right"/>
          </w:pPr>
          <w:r>
            <w:t xml:space="preserve">Page </w:t>
          </w:r>
          <w:r>
            <w:fldChar w:fldCharType="begin"/>
          </w:r>
          <w:r>
            <w:instrText xml:space="preserve"> PAGE </w:instrText>
          </w:r>
          <w:r>
            <w:fldChar w:fldCharType="separate"/>
          </w:r>
          <w:r w:rsidR="004864ED">
            <w:rPr>
              <w:noProof/>
            </w:rPr>
            <w:t>28</w:t>
          </w:r>
          <w:r>
            <w:fldChar w:fldCharType="end"/>
          </w:r>
          <w:r>
            <w:t xml:space="preserve"> of </w:t>
          </w:r>
          <w:r>
            <w:rPr>
              <w:noProof/>
            </w:rPr>
            <w:fldChar w:fldCharType="begin"/>
          </w:r>
          <w:r>
            <w:rPr>
              <w:noProof/>
            </w:rPr>
            <w:instrText xml:space="preserve"> NUMPAGES </w:instrText>
          </w:r>
          <w:r>
            <w:rPr>
              <w:noProof/>
            </w:rPr>
            <w:fldChar w:fldCharType="separate"/>
          </w:r>
          <w:r w:rsidR="004864ED">
            <w:rPr>
              <w:noProof/>
            </w:rPr>
            <w:t>39</w:t>
          </w:r>
          <w:r>
            <w:rPr>
              <w:noProof/>
            </w:rPr>
            <w:fldChar w:fldCharType="end"/>
          </w:r>
        </w:p>
      </w:tc>
    </w:tr>
    <w:tr w:rsidR="00683A1D" w14:paraId="77BE88AD" w14:textId="77777777" w:rsidTr="00A10131">
      <w:trPr>
        <w:trHeight w:hRule="exact" w:val="482"/>
      </w:trPr>
      <w:tc>
        <w:tcPr>
          <w:tcW w:w="5000" w:type="pct"/>
          <w:gridSpan w:val="2"/>
          <w:shd w:val="clear" w:color="auto" w:fill="auto"/>
          <w:vAlign w:val="bottom"/>
        </w:tcPr>
        <w:p w14:paraId="2F47FCEB" w14:textId="77777777" w:rsidR="00683A1D" w:rsidRDefault="00683A1D" w:rsidP="003B7959">
          <w:pPr>
            <w:pStyle w:val="ClassificationFooter"/>
          </w:pPr>
        </w:p>
      </w:tc>
    </w:tr>
  </w:tbl>
  <w:p w14:paraId="638E55B9" w14:textId="77777777" w:rsidR="00683A1D" w:rsidRDefault="00683A1D"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DF898" w14:textId="77777777" w:rsidR="002752C0" w:rsidRDefault="002752C0">
      <w:r>
        <w:separator/>
      </w:r>
    </w:p>
  </w:footnote>
  <w:footnote w:type="continuationSeparator" w:id="0">
    <w:p w14:paraId="7F1DC176" w14:textId="77777777" w:rsidR="002752C0" w:rsidRDefault="002752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683A1D"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683A1D" w:rsidRDefault="00683A1D" w:rsidP="00A10131">
          <w:pPr>
            <w:pStyle w:val="Classification"/>
          </w:pPr>
          <w:r>
            <w:t>Commercial in Confidence</w:t>
          </w:r>
        </w:p>
      </w:tc>
    </w:tr>
    <w:tr w:rsidR="00683A1D" w14:paraId="3BEEACE8" w14:textId="77777777" w:rsidTr="001C5E38">
      <w:trPr>
        <w:trHeight w:hRule="exact" w:val="170"/>
      </w:trPr>
      <w:tc>
        <w:tcPr>
          <w:tcW w:w="5000" w:type="pct"/>
          <w:tcBorders>
            <w:top w:val="single" w:sz="4" w:space="0" w:color="auto"/>
          </w:tcBorders>
          <w:shd w:val="clear" w:color="auto" w:fill="auto"/>
        </w:tcPr>
        <w:p w14:paraId="597D6DEB" w14:textId="77777777" w:rsidR="00683A1D" w:rsidRDefault="00683A1D" w:rsidP="003B7959">
          <w:pPr>
            <w:pStyle w:val="Header"/>
          </w:pPr>
        </w:p>
      </w:tc>
    </w:tr>
  </w:tbl>
  <w:p w14:paraId="4E6C26A2" w14:textId="77777777" w:rsidR="00683A1D" w:rsidRDefault="00683A1D"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683A1D"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683A1D" w:rsidRDefault="00683A1D" w:rsidP="00A10131">
          <w:pPr>
            <w:pStyle w:val="Classification"/>
          </w:pPr>
        </w:p>
      </w:tc>
    </w:tr>
    <w:tr w:rsidR="00683A1D" w14:paraId="35668D3B" w14:textId="77777777" w:rsidTr="001C5E38">
      <w:trPr>
        <w:trHeight w:hRule="exact" w:val="170"/>
      </w:trPr>
      <w:tc>
        <w:tcPr>
          <w:tcW w:w="5000" w:type="pct"/>
          <w:tcBorders>
            <w:top w:val="single" w:sz="4" w:space="0" w:color="auto"/>
          </w:tcBorders>
          <w:shd w:val="clear" w:color="auto" w:fill="auto"/>
        </w:tcPr>
        <w:p w14:paraId="336499A1" w14:textId="77777777" w:rsidR="00683A1D" w:rsidRDefault="00683A1D" w:rsidP="003B7959">
          <w:pPr>
            <w:pStyle w:val="Header"/>
          </w:pPr>
        </w:p>
      </w:tc>
    </w:tr>
  </w:tbl>
  <w:p w14:paraId="3A44DECF" w14:textId="77777777" w:rsidR="00683A1D" w:rsidRDefault="00683A1D"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683A1D"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683A1D" w:rsidRDefault="00683A1D" w:rsidP="00A10131">
          <w:pPr>
            <w:pStyle w:val="Classification"/>
          </w:pPr>
        </w:p>
      </w:tc>
    </w:tr>
    <w:tr w:rsidR="00683A1D" w14:paraId="720EB137" w14:textId="77777777" w:rsidTr="001C5E38">
      <w:trPr>
        <w:trHeight w:hRule="exact" w:val="113"/>
      </w:trPr>
      <w:tc>
        <w:tcPr>
          <w:tcW w:w="5000" w:type="pct"/>
          <w:tcBorders>
            <w:top w:val="single" w:sz="4" w:space="0" w:color="auto"/>
          </w:tcBorders>
          <w:shd w:val="clear" w:color="auto" w:fill="auto"/>
        </w:tcPr>
        <w:p w14:paraId="4AAD3673" w14:textId="77777777" w:rsidR="00683A1D" w:rsidRDefault="00683A1D" w:rsidP="003B7959">
          <w:pPr>
            <w:pStyle w:val="Header"/>
          </w:pPr>
        </w:p>
      </w:tc>
    </w:tr>
  </w:tbl>
  <w:p w14:paraId="38B18A36" w14:textId="77777777" w:rsidR="00683A1D" w:rsidRDefault="00683A1D"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683A1D"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683A1D" w:rsidRDefault="00683A1D" w:rsidP="00A10131">
          <w:pPr>
            <w:pStyle w:val="Classification"/>
          </w:pPr>
          <w:r>
            <w:t>Commercial in Confidence</w:t>
          </w:r>
        </w:p>
      </w:tc>
    </w:tr>
    <w:tr w:rsidR="00683A1D" w14:paraId="2C092A2F" w14:textId="77777777" w:rsidTr="001C5E38">
      <w:trPr>
        <w:trHeight w:hRule="exact" w:val="170"/>
      </w:trPr>
      <w:tc>
        <w:tcPr>
          <w:tcW w:w="5000" w:type="pct"/>
          <w:tcBorders>
            <w:top w:val="single" w:sz="4" w:space="0" w:color="auto"/>
          </w:tcBorders>
          <w:shd w:val="clear" w:color="auto" w:fill="auto"/>
        </w:tcPr>
        <w:p w14:paraId="3B4047A4" w14:textId="77777777" w:rsidR="00683A1D" w:rsidRDefault="00683A1D" w:rsidP="003B7959">
          <w:pPr>
            <w:pStyle w:val="Header"/>
          </w:pPr>
        </w:p>
      </w:tc>
    </w:tr>
  </w:tbl>
  <w:p w14:paraId="76A40B1D" w14:textId="77777777" w:rsidR="00683A1D" w:rsidRDefault="00683A1D"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683A1D"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683A1D" w:rsidRDefault="00683A1D"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683A1D" w14:paraId="3412ED4B" w14:textId="77777777" w:rsidTr="001C5E38">
      <w:trPr>
        <w:trHeight w:hRule="exact" w:val="170"/>
      </w:trPr>
      <w:tc>
        <w:tcPr>
          <w:tcW w:w="5000" w:type="pct"/>
          <w:tcBorders>
            <w:top w:val="single" w:sz="4" w:space="0" w:color="auto"/>
          </w:tcBorders>
          <w:shd w:val="clear" w:color="auto" w:fill="auto"/>
        </w:tcPr>
        <w:p w14:paraId="1D6E85E2" w14:textId="77777777" w:rsidR="00683A1D" w:rsidRDefault="00683A1D" w:rsidP="003B7959">
          <w:pPr>
            <w:pStyle w:val="Header"/>
          </w:pPr>
        </w:p>
      </w:tc>
    </w:tr>
  </w:tbl>
  <w:p w14:paraId="552626F1" w14:textId="77777777" w:rsidR="00683A1D" w:rsidRDefault="00683A1D"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683A1D" w:rsidRDefault="00683A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0">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3">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6">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7">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1">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5">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6">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9">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0">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7">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2"/>
  </w:num>
  <w:num w:numId="2">
    <w:abstractNumId w:val="29"/>
  </w:num>
  <w:num w:numId="3">
    <w:abstractNumId w:val="17"/>
  </w:num>
  <w:num w:numId="4">
    <w:abstractNumId w:val="19"/>
  </w:num>
  <w:num w:numId="5">
    <w:abstractNumId w:val="21"/>
  </w:num>
  <w:num w:numId="6">
    <w:abstractNumId w:val="32"/>
  </w:num>
  <w:num w:numId="7">
    <w:abstractNumId w:val="9"/>
  </w:num>
  <w:num w:numId="8">
    <w:abstractNumId w:val="39"/>
  </w:num>
  <w:num w:numId="9">
    <w:abstractNumId w:val="24"/>
  </w:num>
  <w:num w:numId="10">
    <w:abstractNumId w:val="0"/>
  </w:num>
  <w:num w:numId="11">
    <w:abstractNumId w:val="31"/>
  </w:num>
  <w:num w:numId="12">
    <w:abstractNumId w:val="15"/>
  </w:num>
  <w:num w:numId="13">
    <w:abstractNumId w:val="1"/>
  </w:num>
  <w:num w:numId="14">
    <w:abstractNumId w:val="4"/>
  </w:num>
  <w:num w:numId="15">
    <w:abstractNumId w:val="28"/>
  </w:num>
  <w:num w:numId="16">
    <w:abstractNumId w:val="20"/>
  </w:num>
  <w:num w:numId="17">
    <w:abstractNumId w:val="36"/>
  </w:num>
  <w:num w:numId="18">
    <w:abstractNumId w:val="23"/>
  </w:num>
  <w:num w:numId="19">
    <w:abstractNumId w:val="30"/>
  </w:num>
  <w:num w:numId="20">
    <w:abstractNumId w:val="18"/>
  </w:num>
  <w:num w:numId="21">
    <w:abstractNumId w:val="11"/>
  </w:num>
  <w:num w:numId="22">
    <w:abstractNumId w:val="7"/>
  </w:num>
  <w:num w:numId="23">
    <w:abstractNumId w:val="25"/>
  </w:num>
  <w:num w:numId="24">
    <w:abstractNumId w:val="16"/>
  </w:num>
  <w:num w:numId="25">
    <w:abstractNumId w:val="34"/>
  </w:num>
  <w:num w:numId="26">
    <w:abstractNumId w:val="37"/>
  </w:num>
  <w:num w:numId="27">
    <w:abstractNumId w:val="14"/>
  </w:num>
  <w:num w:numId="28">
    <w:abstractNumId w:val="33"/>
  </w:num>
  <w:num w:numId="29">
    <w:abstractNumId w:val="22"/>
  </w:num>
  <w:num w:numId="30">
    <w:abstractNumId w:val="10"/>
  </w:num>
  <w:num w:numId="31">
    <w:abstractNumId w:val="38"/>
  </w:num>
  <w:num w:numId="32">
    <w:abstractNumId w:val="26"/>
  </w:num>
  <w:num w:numId="33">
    <w:abstractNumId w:val="5"/>
  </w:num>
  <w:num w:numId="34">
    <w:abstractNumId w:val="13"/>
  </w:num>
  <w:num w:numId="35">
    <w:abstractNumId w:val="27"/>
  </w:num>
  <w:num w:numId="36">
    <w:abstractNumId w:val="2"/>
  </w:num>
  <w:num w:numId="37">
    <w:abstractNumId w:val="8"/>
  </w:num>
  <w:num w:numId="38">
    <w:abstractNumId w:val="6"/>
  </w:num>
  <w:num w:numId="39">
    <w:abstractNumId w:val="3"/>
  </w:num>
  <w:num w:numId="40">
    <w:abstractNumId w:val="3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1610"/>
    <w:rsid w:val="000B2B25"/>
    <w:rsid w:val="000B34F6"/>
    <w:rsid w:val="000C0B27"/>
    <w:rsid w:val="000C2189"/>
    <w:rsid w:val="000C2E3E"/>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32E4"/>
    <w:rsid w:val="0014642A"/>
    <w:rsid w:val="001465C0"/>
    <w:rsid w:val="00150B05"/>
    <w:rsid w:val="00151025"/>
    <w:rsid w:val="00151091"/>
    <w:rsid w:val="0015205A"/>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3502"/>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9FB"/>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855"/>
    <w:rsid w:val="002D7C09"/>
    <w:rsid w:val="002E17E8"/>
    <w:rsid w:val="002E4A99"/>
    <w:rsid w:val="002E6154"/>
    <w:rsid w:val="002E67C4"/>
    <w:rsid w:val="002E6BF9"/>
    <w:rsid w:val="002E6FA0"/>
    <w:rsid w:val="002E76FD"/>
    <w:rsid w:val="002F004D"/>
    <w:rsid w:val="002F1FA8"/>
    <w:rsid w:val="002F2378"/>
    <w:rsid w:val="002F302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864ED"/>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3A1D"/>
    <w:rsid w:val="00685925"/>
    <w:rsid w:val="00685AE1"/>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668B"/>
    <w:rsid w:val="00880A3C"/>
    <w:rsid w:val="00881056"/>
    <w:rsid w:val="00883D8C"/>
    <w:rsid w:val="00886482"/>
    <w:rsid w:val="00886872"/>
    <w:rsid w:val="008868A4"/>
    <w:rsid w:val="00887891"/>
    <w:rsid w:val="008914B9"/>
    <w:rsid w:val="008935FD"/>
    <w:rsid w:val="00895A60"/>
    <w:rsid w:val="008977D1"/>
    <w:rsid w:val="00897DD1"/>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7B4D"/>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66FAC"/>
    <w:rsid w:val="00B70257"/>
    <w:rsid w:val="00B704F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3747E"/>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85FF2"/>
    <w:rsid w:val="00D931A4"/>
    <w:rsid w:val="00D95216"/>
    <w:rsid w:val="00D9743C"/>
    <w:rsid w:val="00D97F5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E6C9D"/>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84C61"/>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footer" Target="footer4.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ntTable" Target="fontTable.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6.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D18352E1-70F0-4829-B3F0-9474B44DF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39</Pages>
  <Words>5955</Words>
  <Characters>33949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39825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23</cp:revision>
  <cp:lastPrinted>2007-06-14T13:02:00Z</cp:lastPrinted>
  <dcterms:created xsi:type="dcterms:W3CDTF">2020-02-03T18:30:00Z</dcterms:created>
  <dcterms:modified xsi:type="dcterms:W3CDTF">2020-02-06T10:00:00Z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
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40DB48A9" w14:textId="77777777" w:rsidR="004A51B2"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bookmarkStart w:id="0" w:name="_GoBack"/>
      <w:bookmarkEnd w:id="0"/>
      <w:r w:rsidR="004A51B2">
        <w:rPr>
          <w:noProof/>
        </w:rPr>
        <w:t>1</w:t>
      </w:r>
      <w:r w:rsidR="004A51B2">
        <w:rPr>
          <w:noProof/>
        </w:rPr>
        <w:tab/>
        <w:t>Project Overview</w:t>
      </w:r>
      <w:r w:rsidR="004A51B2">
        <w:rPr>
          <w:noProof/>
        </w:rPr>
        <w:tab/>
      </w:r>
      <w:r w:rsidR="004A51B2">
        <w:rPr>
          <w:noProof/>
        </w:rPr>
        <w:fldChar w:fldCharType="begin"/>
      </w:r>
      <w:r w:rsidR="004A51B2">
        <w:rPr>
          <w:noProof/>
        </w:rPr>
        <w:instrText xml:space="preserve"> PAGEREF _Toc31048446 \h </w:instrText>
      </w:r>
      <w:r w:rsidR="004A51B2">
        <w:rPr>
          <w:noProof/>
        </w:rPr>
      </w:r>
      <w:r w:rsidR="004A51B2">
        <w:rPr>
          <w:noProof/>
        </w:rPr>
        <w:fldChar w:fldCharType="separate"/>
      </w:r>
      <w:r w:rsidR="004A51B2">
        <w:rPr>
          <w:noProof/>
        </w:rPr>
        <w:t>3</w:t>
      </w:r>
      <w:r w:rsidR="004A51B2">
        <w:rPr>
          <w:noProof/>
        </w:rPr>
        <w:fldChar w:fldCharType="end"/>
      </w:r>
    </w:p>
    <w:p w14:paraId="377F4A25" w14:textId="77777777" w:rsidR="004A51B2" w:rsidRDefault="004A51B2">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_Toc31048447 \h </w:instrText>
      </w:r>
      <w:r>
        <w:rPr>
          <w:noProof/>
        </w:rPr>
      </w:r>
      <w:r>
        <w:rPr>
          <w:noProof/>
        </w:rPr>
        <w:fldChar w:fldCharType="separate"/>
      </w:r>
      <w:r>
        <w:rPr>
          <w:noProof/>
        </w:rPr>
        <w:t>3</w:t>
      </w:r>
      <w:r>
        <w:rPr>
          <w:noProof/>
        </w:rPr>
        <w:fldChar w:fldCharType="end"/>
      </w:r>
    </w:p>
    <w:p w14:paraId="294C439C" w14:textId="77777777" w:rsidR="004A51B2" w:rsidRDefault="004A51B2">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_Toc31048448 \h </w:instrText>
      </w:r>
      <w:r>
        <w:rPr>
          <w:noProof/>
        </w:rPr>
      </w:r>
      <w:r>
        <w:rPr>
          <w:noProof/>
        </w:rPr>
        <w:fldChar w:fldCharType="separate"/>
      </w:r>
      <w:r>
        <w:rPr>
          <w:noProof/>
        </w:rPr>
        <w:t>3</w:t>
      </w:r>
      <w:r>
        <w:rPr>
          <w:noProof/>
        </w:rPr>
        <w:fldChar w:fldCharType="end"/>
      </w:r>
    </w:p>
    <w:p w14:paraId="6DCA8D2A" w14:textId="77777777" w:rsidR="004A51B2" w:rsidRDefault="004A51B2">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_Toc31048449 \h </w:instrText>
      </w:r>
      <w:r>
        <w:rPr>
          <w:noProof/>
        </w:rPr>
      </w:r>
      <w:r>
        <w:rPr>
          <w:noProof/>
        </w:rPr>
        <w:fldChar w:fldCharType="separate"/>
      </w:r>
      <w:r>
        <w:rPr>
          <w:noProof/>
        </w:rPr>
        <w:t>6</w:t>
      </w:r>
      <w:r>
        <w:rPr>
          <w:noProof/>
        </w:rPr>
        <w:fldChar w:fldCharType="end"/>
      </w:r>
    </w:p>
    <w:p w14:paraId="0E9667C4"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_Toc31048450 \h </w:instrText>
      </w:r>
      <w:r>
        <w:rPr>
          <w:noProof/>
        </w:rPr>
      </w:r>
      <w:r>
        <w:rPr>
          <w:noProof/>
        </w:rPr>
        <w:fldChar w:fldCharType="separate"/>
      </w:r>
      <w:r>
        <w:rPr>
          <w:noProof/>
        </w:rPr>
        <w:t>7</w:t>
      </w:r>
      <w:r>
        <w:rPr>
          <w:noProof/>
        </w:rPr>
        <w:fldChar w:fldCharType="end"/>
      </w:r>
    </w:p>
    <w:p w14:paraId="3B178612" w14:textId="77777777" w:rsidR="004A51B2" w:rsidRDefault="004A51B2">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_Toc31048451 \h </w:instrText>
      </w:r>
      <w:r>
        <w:rPr>
          <w:noProof/>
        </w:rPr>
      </w:r>
      <w:r>
        <w:rPr>
          <w:noProof/>
        </w:rPr>
        <w:fldChar w:fldCharType="separate"/>
      </w:r>
      <w:r>
        <w:rPr>
          <w:noProof/>
        </w:rPr>
        <w:t>7</w:t>
      </w:r>
      <w:r>
        <w:rPr>
          <w:noProof/>
        </w:rPr>
        <w:fldChar w:fldCharType="end"/>
      </w:r>
    </w:p>
    <w:p w14:paraId="107F3F67" w14:textId="77777777" w:rsidR="004A51B2" w:rsidRDefault="004A51B2">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_Toc31048452 \h </w:instrText>
      </w:r>
      <w:r>
        <w:rPr>
          <w:noProof/>
        </w:rPr>
      </w:r>
      <w:r>
        <w:rPr>
          <w:noProof/>
        </w:rPr>
        <w:fldChar w:fldCharType="separate"/>
      </w:r>
      <w:r>
        <w:rPr>
          <w:noProof/>
        </w:rPr>
        <w:t>8</w:t>
      </w:r>
      <w:r>
        <w:rPr>
          <w:noProof/>
        </w:rPr>
        <w:fldChar w:fldCharType="end"/>
      </w:r>
    </w:p>
    <w:p w14:paraId="7CB0043E" w14:textId="77777777" w:rsidR="004A51B2" w:rsidRDefault="004A51B2">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_Toc31048453 \h </w:instrText>
      </w:r>
      <w:r>
        <w:rPr>
          <w:noProof/>
        </w:rPr>
      </w:r>
      <w:r>
        <w:rPr>
          <w:noProof/>
        </w:rPr>
        <w:fldChar w:fldCharType="separate"/>
      </w:r>
      <w:r>
        <w:rPr>
          <w:noProof/>
        </w:rPr>
        <w:t>9</w:t>
      </w:r>
      <w:r>
        <w:rPr>
          <w:noProof/>
        </w:rPr>
        <w:fldChar w:fldCharType="end"/>
      </w:r>
    </w:p>
    <w:p w14:paraId="079FB6B6" w14:textId="77777777" w:rsidR="004A51B2" w:rsidRDefault="004A51B2">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_Toc31048454 \h </w:instrText>
      </w:r>
      <w:r>
        <w:rPr>
          <w:noProof/>
        </w:rPr>
      </w:r>
      <w:r>
        <w:rPr>
          <w:noProof/>
        </w:rPr>
        <w:fldChar w:fldCharType="separate"/>
      </w:r>
      <w:r>
        <w:rPr>
          <w:noProof/>
        </w:rPr>
        <w:t>9</w:t>
      </w:r>
      <w:r>
        <w:rPr>
          <w:noProof/>
        </w:rPr>
        <w:fldChar w:fldCharType="end"/>
      </w:r>
    </w:p>
    <w:p w14:paraId="15312515"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_Toc31048455 \h </w:instrText>
      </w:r>
      <w:r>
        <w:rPr>
          <w:noProof/>
        </w:rPr>
      </w:r>
      <w:r>
        <w:rPr>
          <w:noProof/>
        </w:rPr>
        <w:fldChar w:fldCharType="separate"/>
      </w:r>
      <w:r>
        <w:rPr>
          <w:noProof/>
        </w:rPr>
        <w:t>11</w:t>
      </w:r>
      <w:r>
        <w:rPr>
          <w:noProof/>
        </w:rPr>
        <w:fldChar w:fldCharType="end"/>
      </w:r>
    </w:p>
    <w:p w14:paraId="19685C9D" w14:textId="77777777" w:rsidR="004A51B2" w:rsidRDefault="004A51B2">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_Toc31048456 \h </w:instrText>
      </w:r>
      <w:r>
        <w:rPr>
          <w:noProof/>
        </w:rPr>
      </w:r>
      <w:r>
        <w:rPr>
          <w:noProof/>
        </w:rPr>
        <w:fldChar w:fldCharType="separate"/>
      </w:r>
      <w:r>
        <w:rPr>
          <w:noProof/>
        </w:rPr>
        <w:t>11</w:t>
      </w:r>
      <w:r>
        <w:rPr>
          <w:noProof/>
        </w:rPr>
        <w:fldChar w:fldCharType="end"/>
      </w:r>
    </w:p>
    <w:p w14:paraId="53B5BF89" w14:textId="77777777" w:rsidR="004A51B2" w:rsidRDefault="004A51B2">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_Toc31048457 \h </w:instrText>
      </w:r>
      <w:r>
        <w:rPr>
          <w:noProof/>
        </w:rPr>
      </w:r>
      <w:r>
        <w:rPr>
          <w:noProof/>
        </w:rPr>
        <w:fldChar w:fldCharType="separate"/>
      </w:r>
      <w:r>
        <w:rPr>
          <w:noProof/>
        </w:rPr>
        <w:t>12</w:t>
      </w:r>
      <w:r>
        <w:rPr>
          <w:noProof/>
        </w:rPr>
        <w:fldChar w:fldCharType="end"/>
      </w:r>
    </w:p>
    <w:p w14:paraId="7E81D610" w14:textId="77777777" w:rsidR="004A51B2" w:rsidRDefault="004A51B2">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_Toc31048458 \h </w:instrText>
      </w:r>
      <w:r>
        <w:rPr>
          <w:noProof/>
        </w:rPr>
      </w:r>
      <w:r>
        <w:rPr>
          <w:noProof/>
        </w:rPr>
        <w:fldChar w:fldCharType="separate"/>
      </w:r>
      <w:r>
        <w:rPr>
          <w:noProof/>
        </w:rPr>
        <w:t>13</w:t>
      </w:r>
      <w:r>
        <w:rPr>
          <w:noProof/>
        </w:rPr>
        <w:fldChar w:fldCharType="end"/>
      </w:r>
    </w:p>
    <w:p w14:paraId="55FE2836" w14:textId="77777777" w:rsidR="004A51B2" w:rsidRDefault="004A51B2">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_Toc31048459 \h </w:instrText>
      </w:r>
      <w:r>
        <w:rPr>
          <w:noProof/>
        </w:rPr>
      </w:r>
      <w:r>
        <w:rPr>
          <w:noProof/>
        </w:rPr>
        <w:fldChar w:fldCharType="separate"/>
      </w:r>
      <w:r>
        <w:rPr>
          <w:noProof/>
        </w:rPr>
        <w:t>19</w:t>
      </w:r>
      <w:r>
        <w:rPr>
          <w:noProof/>
        </w:rPr>
        <w:fldChar w:fldCharType="end"/>
      </w:r>
    </w:p>
    <w:p w14:paraId="125977F6"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_Toc31048460 \h </w:instrText>
      </w:r>
      <w:r>
        <w:rPr>
          <w:noProof/>
        </w:rPr>
      </w:r>
      <w:r>
        <w:rPr>
          <w:noProof/>
        </w:rPr>
        <w:fldChar w:fldCharType="separate"/>
      </w:r>
      <w:r>
        <w:rPr>
          <w:noProof/>
        </w:rPr>
        <w:t>21</w:t>
      </w:r>
      <w:r>
        <w:rPr>
          <w:noProof/>
        </w:rPr>
        <w:fldChar w:fldCharType="end"/>
      </w:r>
    </w:p>
    <w:p w14:paraId="0D5BD1C4" w14:textId="77777777" w:rsidR="004A51B2" w:rsidRDefault="004A51B2">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_Toc31048461 \h </w:instrText>
      </w:r>
      <w:r>
        <w:rPr>
          <w:noProof/>
        </w:rPr>
      </w:r>
      <w:r>
        <w:rPr>
          <w:noProof/>
        </w:rPr>
        <w:fldChar w:fldCharType="separate"/>
      </w:r>
      <w:r>
        <w:rPr>
          <w:noProof/>
        </w:rPr>
        <w:t>21</w:t>
      </w:r>
      <w:r>
        <w:rPr>
          <w:noProof/>
        </w:rPr>
        <w:fldChar w:fldCharType="end"/>
      </w:r>
    </w:p>
    <w:p w14:paraId="168B04ED" w14:textId="77777777" w:rsidR="004A51B2" w:rsidRDefault="004A51B2">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_Toc31048462 \h </w:instrText>
      </w:r>
      <w:r>
        <w:rPr>
          <w:noProof/>
        </w:rPr>
      </w:r>
      <w:r>
        <w:rPr>
          <w:noProof/>
        </w:rPr>
        <w:fldChar w:fldCharType="separate"/>
      </w:r>
      <w:r>
        <w:rPr>
          <w:noProof/>
        </w:rPr>
        <w:t>21</w:t>
      </w:r>
      <w:r>
        <w:rPr>
          <w:noProof/>
        </w:rPr>
        <w:fldChar w:fldCharType="end"/>
      </w:r>
    </w:p>
    <w:p w14:paraId="6E48BED4" w14:textId="77777777" w:rsidR="004A51B2" w:rsidRDefault="004A51B2">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_Toc31048463 \h </w:instrText>
      </w:r>
      <w:r>
        <w:rPr>
          <w:noProof/>
        </w:rPr>
      </w:r>
      <w:r>
        <w:rPr>
          <w:noProof/>
        </w:rPr>
        <w:fldChar w:fldCharType="separate"/>
      </w:r>
      <w:r>
        <w:rPr>
          <w:noProof/>
        </w:rPr>
        <w:t>21</w:t>
      </w:r>
      <w:r>
        <w:rPr>
          <w:noProof/>
        </w:rPr>
        <w:fldChar w:fldCharType="end"/>
      </w:r>
    </w:p>
    <w:p w14:paraId="77CDB6D6" w14:textId="77777777" w:rsidR="004A51B2" w:rsidRDefault="004A51B2">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_Toc31048464 \h </w:instrText>
      </w:r>
      <w:r>
        <w:rPr>
          <w:noProof/>
        </w:rPr>
      </w:r>
      <w:r>
        <w:rPr>
          <w:noProof/>
        </w:rPr>
        <w:fldChar w:fldCharType="separate"/>
      </w:r>
      <w:r>
        <w:rPr>
          <w:noProof/>
        </w:rPr>
        <w:t>21</w:t>
      </w:r>
      <w:r>
        <w:rPr>
          <w:noProof/>
        </w:rPr>
        <w:fldChar w:fldCharType="end"/>
      </w:r>
    </w:p>
    <w:p w14:paraId="29EC1845" w14:textId="77777777" w:rsidR="004A51B2" w:rsidRDefault="004A51B2">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_Toc31048465 \h </w:instrText>
      </w:r>
      <w:r>
        <w:rPr>
          <w:noProof/>
        </w:rPr>
      </w:r>
      <w:r>
        <w:rPr>
          <w:noProof/>
        </w:rPr>
        <w:fldChar w:fldCharType="separate"/>
      </w:r>
      <w:r>
        <w:rPr>
          <w:noProof/>
        </w:rPr>
        <w:t>21</w:t>
      </w:r>
      <w:r>
        <w:rPr>
          <w:noProof/>
        </w:rPr>
        <w:fldChar w:fldCharType="end"/>
      </w:r>
    </w:p>
    <w:p w14:paraId="616BD187"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_Toc31048466 \h </w:instrText>
      </w:r>
      <w:r>
        <w:rPr>
          <w:noProof/>
        </w:rPr>
      </w:r>
      <w:r>
        <w:rPr>
          <w:noProof/>
        </w:rPr>
        <w:fldChar w:fldCharType="separate"/>
      </w:r>
      <w:r>
        <w:rPr>
          <w:noProof/>
        </w:rPr>
        <w:t>22</w:t>
      </w:r>
      <w:r>
        <w:rPr>
          <w:noProof/>
        </w:rPr>
        <w:fldChar w:fldCharType="end"/>
      </w:r>
    </w:p>
    <w:p w14:paraId="0052064F" w14:textId="77777777" w:rsidR="004A51B2" w:rsidRDefault="004A51B2">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_Toc31048467 \h </w:instrText>
      </w:r>
      <w:r>
        <w:rPr>
          <w:noProof/>
        </w:rPr>
      </w:r>
      <w:r>
        <w:rPr>
          <w:noProof/>
        </w:rPr>
        <w:fldChar w:fldCharType="separate"/>
      </w:r>
      <w:r>
        <w:rPr>
          <w:noProof/>
        </w:rPr>
        <w:t>22</w:t>
      </w:r>
      <w:r>
        <w:rPr>
          <w:noProof/>
        </w:rPr>
        <w:fldChar w:fldCharType="end"/>
      </w:r>
    </w:p>
    <w:p w14:paraId="65C8A524" w14:textId="77777777" w:rsidR="004A51B2" w:rsidRDefault="004A51B2">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_Toc31048468 \h </w:instrText>
      </w:r>
      <w:r>
        <w:rPr>
          <w:noProof/>
        </w:rPr>
      </w:r>
      <w:r>
        <w:rPr>
          <w:noProof/>
        </w:rPr>
        <w:fldChar w:fldCharType="separate"/>
      </w:r>
      <w:r>
        <w:rPr>
          <w:noProof/>
        </w:rPr>
        <w:t>22</w:t>
      </w:r>
      <w:r>
        <w:rPr>
          <w:noProof/>
        </w:rPr>
        <w:fldChar w:fldCharType="end"/>
      </w:r>
    </w:p>
    <w:p w14:paraId="5D7448DE" w14:textId="77777777" w:rsidR="004A51B2" w:rsidRDefault="004A51B2">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_Toc31048469 \h </w:instrText>
      </w:r>
      <w:r>
        <w:rPr>
          <w:noProof/>
        </w:rPr>
      </w:r>
      <w:r>
        <w:rPr>
          <w:noProof/>
        </w:rPr>
        <w:fldChar w:fldCharType="separate"/>
      </w:r>
      <w:r>
        <w:rPr>
          <w:noProof/>
        </w:rPr>
        <w:t>22</w:t>
      </w:r>
      <w:r>
        <w:rPr>
          <w:noProof/>
        </w:rPr>
        <w:fldChar w:fldCharType="end"/>
      </w:r>
    </w:p>
    <w:p w14:paraId="511C5F5D" w14:textId="77777777" w:rsidR="004A51B2" w:rsidRDefault="004A51B2">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_Toc31048470 \h </w:instrText>
      </w:r>
      <w:r>
        <w:rPr>
          <w:noProof/>
        </w:rPr>
      </w:r>
      <w:r>
        <w:rPr>
          <w:noProof/>
        </w:rPr>
        <w:fldChar w:fldCharType="separate"/>
      </w:r>
      <w:r>
        <w:rPr>
          <w:noProof/>
        </w:rPr>
        <w:t>22</w:t>
      </w:r>
      <w:r>
        <w:rPr>
          <w:noProof/>
        </w:rPr>
        <w:fldChar w:fldCharType="end"/>
      </w:r>
    </w:p>
    <w:p w14:paraId="48835025"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_Toc31048471 \h </w:instrText>
      </w:r>
      <w:r>
        <w:rPr>
          <w:noProof/>
        </w:rPr>
      </w:r>
      <w:r>
        <w:rPr>
          <w:noProof/>
        </w:rPr>
        <w:fldChar w:fldCharType="separate"/>
      </w:r>
      <w:r>
        <w:rPr>
          <w:noProof/>
        </w:rPr>
        <w:t>23</w:t>
      </w:r>
      <w:r>
        <w:rPr>
          <w:noProof/>
        </w:rPr>
        <w:fldChar w:fldCharType="end"/>
      </w:r>
    </w:p>
    <w:p w14:paraId="70A681B7" w14:textId="77777777" w:rsidR="004A51B2" w:rsidRDefault="004A51B2">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_Toc31048472 \h </w:instrText>
      </w:r>
      <w:r>
        <w:rPr>
          <w:noProof/>
        </w:rPr>
      </w:r>
      <w:r>
        <w:rPr>
          <w:noProof/>
        </w:rPr>
        <w:fldChar w:fldCharType="separate"/>
      </w:r>
      <w:r>
        <w:rPr>
          <w:noProof/>
        </w:rPr>
        <w:t>23</w:t>
      </w:r>
      <w:r>
        <w:rPr>
          <w:noProof/>
        </w:rPr>
        <w:fldChar w:fldCharType="end"/>
      </w:r>
    </w:p>
    <w:p w14:paraId="3ECB475C" w14:textId="77777777" w:rsidR="004A51B2" w:rsidRDefault="004A51B2">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_Toc31048473 \h </w:instrText>
      </w:r>
      <w:r>
        <w:rPr>
          <w:noProof/>
        </w:rPr>
      </w:r>
      <w:r>
        <w:rPr>
          <w:noProof/>
        </w:rPr>
        <w:fldChar w:fldCharType="separate"/>
      </w:r>
      <w:r>
        <w:rPr>
          <w:noProof/>
        </w:rPr>
        <w:t>23</w:t>
      </w:r>
      <w:r>
        <w:rPr>
          <w:noProof/>
        </w:rPr>
        <w:fldChar w:fldCharType="end"/>
      </w:r>
    </w:p>
    <w:p w14:paraId="177D7442" w14:textId="77777777" w:rsidR="004A51B2" w:rsidRDefault="004A51B2">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_Toc31048474 \h </w:instrText>
      </w:r>
      <w:r>
        <w:rPr>
          <w:noProof/>
        </w:rPr>
      </w:r>
      <w:r>
        <w:rPr>
          <w:noProof/>
        </w:rPr>
        <w:fldChar w:fldCharType="separate"/>
      </w:r>
      <w:r>
        <w:rPr>
          <w:noProof/>
        </w:rPr>
        <w:t>23</w:t>
      </w:r>
      <w:r>
        <w:rPr>
          <w:noProof/>
        </w:rPr>
        <w:fldChar w:fldCharType="end"/>
      </w:r>
    </w:p>
    <w:p w14:paraId="42E1C7AA"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_Toc31048475 \h </w:instrText>
      </w:r>
      <w:r>
        <w:rPr>
          <w:noProof/>
        </w:rPr>
      </w:r>
      <w:r>
        <w:rPr>
          <w:noProof/>
        </w:rPr>
        <w:fldChar w:fldCharType="separate"/>
      </w:r>
      <w:r>
        <w:rPr>
          <w:noProof/>
        </w:rPr>
        <w:t>24</w:t>
      </w:r>
      <w:r>
        <w:rPr>
          <w:noProof/>
        </w:rPr>
        <w:fldChar w:fldCharType="end"/>
      </w:r>
    </w:p>
    <w:p w14:paraId="6AB5ADBB" w14:textId="77777777" w:rsidR="004A51B2" w:rsidRDefault="004A51B2">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_Toc31048476 \h </w:instrText>
      </w:r>
      <w:r>
        <w:rPr>
          <w:noProof/>
        </w:rPr>
      </w:r>
      <w:r>
        <w:rPr>
          <w:noProof/>
        </w:rPr>
        <w:fldChar w:fldCharType="separate"/>
      </w:r>
      <w:r>
        <w:rPr>
          <w:noProof/>
        </w:rPr>
        <w:t>24</w:t>
      </w:r>
      <w:r>
        <w:rPr>
          <w:noProof/>
        </w:rPr>
        <w:fldChar w:fldCharType="end"/>
      </w:r>
    </w:p>
    <w:p w14:paraId="56D6CB21" w14:textId="77777777" w:rsidR="004A51B2" w:rsidRDefault="004A51B2">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_Toc31048477 \h </w:instrText>
      </w:r>
      <w:r>
        <w:rPr>
          <w:noProof/>
        </w:rPr>
      </w:r>
      <w:r>
        <w:rPr>
          <w:noProof/>
        </w:rPr>
        <w:fldChar w:fldCharType="separate"/>
      </w:r>
      <w:r>
        <w:rPr>
          <w:noProof/>
        </w:rPr>
        <w:t>24</w:t>
      </w:r>
      <w:r>
        <w:rPr>
          <w:noProof/>
        </w:rPr>
        <w:fldChar w:fldCharType="end"/>
      </w:r>
    </w:p>
    <w:p w14:paraId="093B95EC" w14:textId="77777777" w:rsidR="004A51B2" w:rsidRDefault="004A51B2">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_Toc31048478 \h </w:instrText>
      </w:r>
      <w:r>
        <w:rPr>
          <w:noProof/>
        </w:rPr>
      </w:r>
      <w:r>
        <w:rPr>
          <w:noProof/>
        </w:rPr>
        <w:fldChar w:fldCharType="separate"/>
      </w:r>
      <w:r>
        <w:rPr>
          <w:noProof/>
        </w:rPr>
        <w:t>24</w:t>
      </w:r>
      <w:r>
        <w:rPr>
          <w:noProof/>
        </w:rPr>
        <w:fldChar w:fldCharType="end"/>
      </w:r>
    </w:p>
    <w:p w14:paraId="4DF3258C" w14:textId="77777777" w:rsidR="004A51B2" w:rsidRDefault="004A51B2">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_Toc31048479 \h </w:instrText>
      </w:r>
      <w:r>
        <w:rPr>
          <w:noProof/>
        </w:rPr>
      </w:r>
      <w:r>
        <w:rPr>
          <w:noProof/>
        </w:rPr>
        <w:fldChar w:fldCharType="separate"/>
      </w:r>
      <w:r>
        <w:rPr>
          <w:noProof/>
        </w:rPr>
        <w:t>24</w:t>
      </w:r>
      <w:r>
        <w:rPr>
          <w:noProof/>
        </w:rPr>
        <w:fldChar w:fldCharType="end"/>
      </w:r>
    </w:p>
    <w:p w14:paraId="03F44926"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_Toc31048480 \h </w:instrText>
      </w:r>
      <w:r>
        <w:rPr>
          <w:noProof/>
        </w:rPr>
      </w:r>
      <w:r>
        <w:rPr>
          <w:noProof/>
        </w:rPr>
        <w:fldChar w:fldCharType="separate"/>
      </w:r>
      <w:r>
        <w:rPr>
          <w:noProof/>
        </w:rPr>
        <w:t>25</w:t>
      </w:r>
      <w:r>
        <w:rPr>
          <w:noProof/>
        </w:rPr>
        <w:fldChar w:fldCharType="end"/>
      </w:r>
    </w:p>
    <w:p w14:paraId="4DA6EFC0" w14:textId="77777777" w:rsidR="004A51B2" w:rsidRDefault="004A51B2">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_Toc31048481 \h </w:instrText>
      </w:r>
      <w:r>
        <w:rPr>
          <w:noProof/>
        </w:rPr>
      </w:r>
      <w:r>
        <w:rPr>
          <w:noProof/>
        </w:rPr>
        <w:fldChar w:fldCharType="separate"/>
      </w:r>
      <w:r>
        <w:rPr>
          <w:noProof/>
        </w:rPr>
        <w:t>25</w:t>
      </w:r>
      <w:r>
        <w:rPr>
          <w:noProof/>
        </w:rPr>
        <w:fldChar w:fldCharType="end"/>
      </w:r>
    </w:p>
    <w:p w14:paraId="18487464"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_Toc31048482 \h </w:instrText>
      </w:r>
      <w:r>
        <w:rPr>
          <w:noProof/>
        </w:rPr>
      </w:r>
      <w:r>
        <w:rPr>
          <w:noProof/>
        </w:rPr>
        <w:fldChar w:fldCharType="separate"/>
      </w:r>
      <w:r>
        <w:rPr>
          <w:noProof/>
        </w:rPr>
        <w:t>26</w:t>
      </w:r>
      <w:r>
        <w:rPr>
          <w:noProof/>
        </w:rPr>
        <w:fldChar w:fldCharType="end"/>
      </w:r>
    </w:p>
    <w:p w14:paraId="2EA5D96D" w14:textId="77777777" w:rsidR="004A51B2" w:rsidRDefault="004A51B2">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_Toc31048483 \h </w:instrText>
      </w:r>
      <w:r>
        <w:rPr>
          <w:noProof/>
        </w:rPr>
      </w:r>
      <w:r>
        <w:rPr>
          <w:noProof/>
        </w:rPr>
        <w:fldChar w:fldCharType="separate"/>
      </w:r>
      <w:r>
        <w:rPr>
          <w:noProof/>
        </w:rPr>
        <w:t>26</w:t>
      </w:r>
      <w:r>
        <w:rPr>
          <w:noProof/>
        </w:rPr>
        <w:fldChar w:fldCharType="end"/>
      </w:r>
    </w:p>
    <w:p w14:paraId="2B92EDCF" w14:textId="77777777" w:rsidR="004A51B2" w:rsidRDefault="004A51B2">
      <w:pPr>
        <w:pStyle w:val="TOC2"/>
        <w:rPr>
          <w:rFonts w:asciiTheme="minorHAnsi" w:eastAsiaTheme="minorEastAsia" w:hAnsiTheme="minorHAnsi" w:cstheme="minorBidi"/>
          <w:noProof/>
          <w:szCs w:val="22"/>
          <w:lang w:eastAsia="en-GB"/>
        </w:rPr>
      </w:pPr>
      <w:r>
        <w:rPr>
          <w:noProof/>
        </w:rPr>
        <w:t>9.2</w:t>
      </w:r>
      <w:r>
        <w:rPr>
          <w:noProof/>
        </w:rPr>
        <w:tab/>
        <w:t>References</w:t>
      </w:r>
      <w:r>
        <w:rPr>
          <w:noProof/>
        </w:rPr>
        <w:tab/>
      </w:r>
      <w:r>
        <w:rPr>
          <w:noProof/>
        </w:rPr>
        <w:fldChar w:fldCharType="begin"/>
      </w:r>
      <w:r>
        <w:rPr>
          <w:noProof/>
        </w:rPr>
        <w:instrText xml:space="preserve"> PAGEREF _Toc31048484 \h </w:instrText>
      </w:r>
      <w:r>
        <w:rPr>
          <w:noProof/>
        </w:rPr>
      </w:r>
      <w:r>
        <w:rPr>
          <w:noProof/>
        </w:rPr>
        <w:fldChar w:fldCharType="separate"/>
      </w:r>
      <w:r>
        <w:rPr>
          <w:noProof/>
        </w:rPr>
        <w:t>28</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353C7E">
        <w:fldChar w:fldCharType="begin"/>
      </w:r>
      <w:r w:rsidR="00353C7E">
        <w:instrText xml:space="preserve"> DOCPROPERTY "EDouble_Sided"  </w:instrText>
      </w:r>
      <w:r w:rsidR="00353C7E">
        <w:fldChar w:fldCharType="separate"/>
      </w:r>
      <w:r w:rsidR="005142E7">
        <w:instrText>N</w:instrText>
      </w:r>
      <w:r w:rsidR="00353C7E">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1" w:name="_Toc31048446"/>
      <w:r>
        <w:lastRenderedPageBreak/>
        <w:t xml:space="preserve">Project </w:t>
      </w:r>
      <w:r w:rsidR="00314A00">
        <w:t>Overview</w:t>
      </w:r>
      <w:bookmarkEnd w:id="1"/>
    </w:p>
    <w:p w14:paraId="673C559C" w14:textId="77777777" w:rsidR="00BD0919" w:rsidRDefault="00921320" w:rsidP="00A32475">
      <w:pPr>
        <w:pStyle w:val="Heading2"/>
      </w:pPr>
      <w:bookmarkStart w:id="2" w:name="_Toc31048447"/>
      <w:r>
        <w:t>High Level Description</w:t>
      </w:r>
      <w:bookmarkEnd w:id="2"/>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1048448"/>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1048449"/>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1048450"/>
      <w:r>
        <w:lastRenderedPageBreak/>
        <w:t>Business Understanding</w:t>
      </w:r>
      <w:bookmarkEnd w:id="6"/>
    </w:p>
    <w:p w14:paraId="46174A22" w14:textId="2A44542B" w:rsidR="00A82212" w:rsidRDefault="002B1B82" w:rsidP="00921320">
      <w:pPr>
        <w:pStyle w:val="Heading2"/>
      </w:pPr>
      <w:bookmarkStart w:id="7" w:name="_Toc31048451"/>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1048452"/>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1048453"/>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77777777" w:rsidR="00C8309F" w:rsidRDefault="00C8309F" w:rsidP="00C8309F">
      <w:r>
        <w:t>We want our model to operate with a greater than 85% accuracy in its predictions of wine quality for new “Vinho Verde” red wines.</w:t>
      </w:r>
    </w:p>
    <w:p w14:paraId="387B137B" w14:textId="77777777" w:rsidR="00C8309F" w:rsidRDefault="00C8309F" w:rsidP="00C8309F"/>
    <w:p w14:paraId="64A72495" w14:textId="77777777" w:rsidR="00C8309F" w:rsidRDefault="00C8309F" w:rsidP="00C8309F">
      <w:r>
        <w:t>We may extend the modelling process so that a score of ‘7’ or greater is described as ‘Very Good’, ‘4 – 6’ receives a ‘Good’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1048454"/>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2" w:name="_Toc31048455"/>
      <w:r>
        <w:lastRenderedPageBreak/>
        <w:t xml:space="preserve">Data </w:t>
      </w:r>
      <w:r w:rsidR="002B1B82">
        <w:t>Understanding</w:t>
      </w:r>
      <w:bookmarkEnd w:id="12"/>
    </w:p>
    <w:p w14:paraId="29C38E53" w14:textId="458BAB04" w:rsidR="00652F9C" w:rsidRDefault="002B1B82" w:rsidP="00E216C7">
      <w:pPr>
        <w:pStyle w:val="Heading2"/>
      </w:pPr>
      <w:bookmarkStart w:id="13" w:name="_Toc31048456"/>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1048457"/>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Toc31048458"/>
      <w:r>
        <w:lastRenderedPageBreak/>
        <w:t>Explore</w:t>
      </w:r>
      <w:r w:rsidR="00124EA4">
        <w:t xml:space="preserve"> Data</w:t>
      </w:r>
      <w:bookmarkEnd w:id="15"/>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proofErr w:type="gramStart"/>
      <w:r w:rsidRPr="00100039">
        <w:rPr>
          <w:i/>
        </w:rPr>
        <w:t xml:space="preserve">Assessing the </w:t>
      </w:r>
      <w:r w:rsidR="001F1665" w:rsidRPr="00100039">
        <w:rPr>
          <w:i/>
        </w:rPr>
        <w:t>Target attribute</w:t>
      </w:r>
      <w:r w:rsidR="001F1665">
        <w:t>.</w:t>
      </w:r>
      <w:proofErr w:type="gramEnd"/>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proofErr w:type="gramStart"/>
      <w:r>
        <w:t>The purpose of our data mining task to assess wine quality.</w:t>
      </w:r>
      <w:proofErr w:type="gramEnd"/>
      <w:r>
        <w:t xml:space="preserve">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proofErr w:type="gramStart"/>
      <w:r w:rsidRPr="00100039">
        <w:rPr>
          <w:i/>
        </w:rPr>
        <w:t xml:space="preserve">Relationships between </w:t>
      </w:r>
      <w:r w:rsidR="00100039" w:rsidRPr="00100039">
        <w:rPr>
          <w:i/>
        </w:rPr>
        <w:t>attributes.</w:t>
      </w:r>
      <w:proofErr w:type="gramEnd"/>
      <w:r w:rsidRPr="00100039">
        <w:rPr>
          <w:i/>
        </w:rPr>
        <w:t xml:space="preserve"> </w:t>
      </w:r>
      <w:proofErr w:type="gramStart"/>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roofErr w:type="gramEnd"/>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proofErr w:type="gramStart"/>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roofErr w:type="gramEnd"/>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w:t>
      </w:r>
      <w:proofErr w:type="gramStart"/>
      <w:r>
        <w:t>dioxide range</w:t>
      </w:r>
      <w:proofErr w:type="gramEnd"/>
      <w:r>
        <w:t xml:space="preserv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3A0F043" w:rsidR="00F307B6" w:rsidRPr="00870A6B" w:rsidRDefault="00F307B6" w:rsidP="001F1665">
      <w:pPr>
        <w:rPr>
          <w:i/>
        </w:rPr>
      </w:pPr>
      <w:r w:rsidRPr="00870A6B">
        <w:rPr>
          <w:i/>
        </w:rPr>
        <w:t>Quality of Data</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no missing data elements in any of the attributes </w:t>
      </w:r>
      <w:r w:rsidR="001E0991">
        <w:t xml:space="preserve">in the dataset. </w:t>
      </w:r>
    </w:p>
    <w:p w14:paraId="0211F382" w14:textId="6003FE18" w:rsidR="00A51D2A" w:rsidRDefault="00A51D2A" w:rsidP="000D15CF">
      <w:r>
        <w:t>This will reduce the complexity in the data preparation stage of the project as it will not be necessary to impute missing data, nor will it be necessary to remove incomplete rows from the dataset</w:t>
      </w:r>
    </w:p>
    <w:p w14:paraId="25E1BC5D" w14:textId="77777777" w:rsidR="00A51D2A" w:rsidRDefault="00A51D2A" w:rsidP="000D15CF"/>
    <w:p w14:paraId="1F2E58A7" w14:textId="4E389BCB" w:rsidR="00F307B6" w:rsidRPr="00870A6B" w:rsidRDefault="00F307B6" w:rsidP="001F1665">
      <w:pPr>
        <w:rPr>
          <w:i/>
        </w:rPr>
      </w:pPr>
      <w:r w:rsidRPr="00870A6B">
        <w:rPr>
          <w:i/>
        </w:rPr>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8">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pPr>
        <w:rPr>
          <w:b/>
          <w:bCs/>
          <w:iCs/>
          <w:color w:val="3C8D94"/>
          <w:sz w:val="26"/>
          <w:szCs w:val="28"/>
        </w:rPr>
      </w:pPr>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70C02D26" w14:textId="6B7580BC" w:rsidR="00124EA4" w:rsidRDefault="002B1B82" w:rsidP="00124EA4">
      <w:pPr>
        <w:pStyle w:val="Heading2"/>
      </w:pPr>
      <w:bookmarkStart w:id="16" w:name="_Toc31048459"/>
      <w:r>
        <w:lastRenderedPageBreak/>
        <w:t xml:space="preserve">Verify </w:t>
      </w:r>
      <w:r w:rsidR="00124EA4">
        <w:t xml:space="preserve">Data </w:t>
      </w:r>
      <w:r>
        <w:t>Quality</w:t>
      </w:r>
      <w:bookmarkEnd w:id="16"/>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39">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w:t>
      </w:r>
      <w:proofErr w:type="gramStart"/>
      <w:r>
        <w:rPr>
          <w:spacing w:val="-1"/>
          <w:szCs w:val="22"/>
        </w:rPr>
        <w:t>display</w:t>
      </w:r>
      <w:proofErr w:type="gramEnd"/>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7" w:name="_Ref18965235"/>
    </w:p>
    <w:p w14:paraId="13384860" w14:textId="3C49A0AA" w:rsidR="00504968" w:rsidRDefault="002B1B82" w:rsidP="00504968">
      <w:pPr>
        <w:pStyle w:val="Heading1"/>
      </w:pPr>
      <w:bookmarkStart w:id="18" w:name="_Ref31041693"/>
      <w:bookmarkStart w:id="19" w:name="_Toc31048460"/>
      <w:bookmarkEnd w:id="17"/>
      <w:r>
        <w:lastRenderedPageBreak/>
        <w:t>Data Preparation</w:t>
      </w:r>
      <w:bookmarkEnd w:id="18"/>
      <w:bookmarkEnd w:id="19"/>
    </w:p>
    <w:p w14:paraId="713D5474" w14:textId="34422BEC" w:rsidR="003B4D75" w:rsidRDefault="002B1B82" w:rsidP="003B4D75">
      <w:pPr>
        <w:pStyle w:val="Heading2"/>
      </w:pPr>
      <w:bookmarkStart w:id="20" w:name="_Toc31048461"/>
      <w:r>
        <w:t>Select</w:t>
      </w:r>
      <w:r w:rsidR="003B4D75">
        <w:t xml:space="preserve"> Data</w:t>
      </w:r>
      <w:bookmarkEnd w:id="20"/>
    </w:p>
    <w:p w14:paraId="75C383F7" w14:textId="699BBFF1" w:rsidR="00A51F40" w:rsidRDefault="003B4D75" w:rsidP="00504968">
      <w:r>
        <w:t>The</w:t>
      </w:r>
      <w:proofErr w:type="gramStart"/>
      <w:r>
        <w:t>.</w:t>
      </w:r>
      <w:r w:rsidR="00A51F40">
        <w:t>.</w:t>
      </w:r>
      <w:proofErr w:type="gramEnd"/>
    </w:p>
    <w:p w14:paraId="68AA9802" w14:textId="77777777" w:rsidR="00504968" w:rsidRDefault="00504968" w:rsidP="00504968"/>
    <w:p w14:paraId="73967989" w14:textId="00FDA73D" w:rsidR="00504968" w:rsidRDefault="003B4D75" w:rsidP="00504968">
      <w:pPr>
        <w:pStyle w:val="Heading2"/>
      </w:pPr>
      <w:bookmarkStart w:id="21" w:name="_Toc31048462"/>
      <w:r>
        <w:t>Clean Data</w:t>
      </w:r>
      <w:bookmarkEnd w:id="21"/>
    </w:p>
    <w:p w14:paraId="2303F985" w14:textId="4C4876F3" w:rsidR="000D16CC" w:rsidRDefault="00B72340" w:rsidP="003B4D75">
      <w:r>
        <w:t>Section</w:t>
      </w:r>
      <w:proofErr w:type="gramStart"/>
      <w:r w:rsidR="003B4D75">
        <w:t>..</w:t>
      </w:r>
      <w:proofErr w:type="gramEnd"/>
    </w:p>
    <w:p w14:paraId="00237B9B" w14:textId="77777777" w:rsidR="003B4D75" w:rsidRDefault="003B4D75" w:rsidP="003B4D75"/>
    <w:p w14:paraId="7C54D490" w14:textId="01C4B96D" w:rsidR="003B4D75" w:rsidRDefault="003B4D75" w:rsidP="003B4D75">
      <w:pPr>
        <w:pStyle w:val="Heading2"/>
      </w:pPr>
      <w:bookmarkStart w:id="22" w:name="_Toc31048463"/>
      <w:r>
        <w:t>Construct Data</w:t>
      </w:r>
      <w:bookmarkEnd w:id="22"/>
    </w:p>
    <w:p w14:paraId="5D6B803D"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60962D4D" w14:textId="77777777" w:rsidR="003B4D75" w:rsidRDefault="003B4D75" w:rsidP="003B4D75">
      <w:pPr>
        <w:rPr>
          <w:rFonts w:ascii="Consolas" w:hAnsi="Consolas" w:cs="Consolas"/>
          <w:color w:val="000000"/>
          <w:sz w:val="19"/>
          <w:szCs w:val="19"/>
          <w:lang w:eastAsia="en-GB"/>
        </w:rPr>
      </w:pPr>
    </w:p>
    <w:p w14:paraId="64390DB7" w14:textId="3B0E3304" w:rsidR="003B4D75" w:rsidRDefault="003B4D75" w:rsidP="003B4D75">
      <w:pPr>
        <w:pStyle w:val="Heading2"/>
      </w:pPr>
      <w:bookmarkStart w:id="23" w:name="_Toc31048464"/>
      <w:r>
        <w:t>Integrate Data</w:t>
      </w:r>
      <w:bookmarkEnd w:id="23"/>
    </w:p>
    <w:p w14:paraId="7BD01053" w14:textId="77777777" w:rsidR="003B4D75" w:rsidRDefault="003B4D75" w:rsidP="003B4D75">
      <w:r>
        <w:t>Section</w:t>
      </w:r>
      <w:proofErr w:type="gramStart"/>
      <w:r>
        <w:t>..</w:t>
      </w:r>
      <w:proofErr w:type="gramEnd"/>
    </w:p>
    <w:p w14:paraId="2AC7ED7B" w14:textId="77777777" w:rsidR="003B4D75" w:rsidRDefault="003B4D75" w:rsidP="003B4D75"/>
    <w:p w14:paraId="1C8DB576" w14:textId="30827300" w:rsidR="003B4D75" w:rsidRDefault="003B4D75" w:rsidP="003B4D75">
      <w:pPr>
        <w:pStyle w:val="Heading2"/>
      </w:pPr>
      <w:bookmarkStart w:id="24" w:name="_Toc31048465"/>
      <w:r>
        <w:t>Format Data</w:t>
      </w:r>
      <w:bookmarkEnd w:id="24"/>
    </w:p>
    <w:p w14:paraId="03772465"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5" w:name="_Ref31040685"/>
      <w:bookmarkStart w:id="26" w:name="_Toc31048466"/>
      <w:r>
        <w:lastRenderedPageBreak/>
        <w:t>Modelling</w:t>
      </w:r>
      <w:bookmarkEnd w:id="25"/>
      <w:bookmarkEnd w:id="26"/>
    </w:p>
    <w:p w14:paraId="2FF226DB" w14:textId="62802E39" w:rsidR="00BD5AF9" w:rsidRDefault="00092BE1" w:rsidP="00E216C7">
      <w:pPr>
        <w:pStyle w:val="Heading2"/>
      </w:pPr>
      <w:bookmarkStart w:id="27" w:name="_Toc31048467"/>
      <w:r>
        <w:t xml:space="preserve">Select </w:t>
      </w:r>
      <w:r w:rsidR="00435554">
        <w:t>Modelling</w:t>
      </w:r>
      <w:r>
        <w:t xml:space="preserve"> Technique</w:t>
      </w:r>
      <w:bookmarkEnd w:id="27"/>
    </w:p>
    <w:p w14:paraId="1A9F3B03" w14:textId="51617558" w:rsidR="00084DFF" w:rsidRPr="00084DFF" w:rsidDel="000270CF" w:rsidRDefault="00084DFF" w:rsidP="00092BE1">
      <w:pPr>
        <w:pStyle w:val="mz"/>
        <w:shd w:val="clear" w:color="auto" w:fill="FFFFFF"/>
        <w:spacing w:before="206" w:beforeAutospacing="0" w:after="0" w:afterAutospacing="0"/>
        <w:ind w:left="1134"/>
        <w:rPr>
          <w:del w:id="28" w:author="Finnegan, Ciaran (IE Dublin)" w:date="2019-10-15T18:08:00Z"/>
          <w:rFonts w:ascii="Arial" w:hAnsi="Arial" w:cs="Arial"/>
          <w:spacing w:val="-1"/>
          <w:sz w:val="22"/>
          <w:szCs w:val="22"/>
        </w:rPr>
      </w:pPr>
      <w:r w:rsidRPr="00084DFF">
        <w:rPr>
          <w:rFonts w:ascii="Arial" w:hAnsi="Arial" w:cs="Arial"/>
          <w:spacing w:val="-1"/>
          <w:sz w:val="22"/>
          <w:szCs w:val="22"/>
        </w:rPr>
        <w:t xml:space="preserve">For </w:t>
      </w:r>
    </w:p>
    <w:p w14:paraId="69A7B376" w14:textId="77777777" w:rsidR="00B2073D" w:rsidRDefault="00B2073D" w:rsidP="00092BE1">
      <w:pPr>
        <w:pStyle w:val="mz"/>
        <w:shd w:val="clear" w:color="auto" w:fill="FFFFFF"/>
        <w:spacing w:before="206" w:beforeAutospacing="0" w:after="0" w:afterAutospacing="0"/>
        <w:ind w:left="1134"/>
        <w:rPr>
          <w:ins w:id="29"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0" w:name="_Ref21367206"/>
    </w:p>
    <w:p w14:paraId="619C99BF" w14:textId="5E1963F3" w:rsidR="00B2073D" w:rsidRDefault="00092BE1" w:rsidP="00B2073D">
      <w:pPr>
        <w:pStyle w:val="Heading2"/>
      </w:pPr>
      <w:bookmarkStart w:id="31" w:name="_Toc31048468"/>
      <w:bookmarkEnd w:id="30"/>
      <w:r>
        <w:t>Generate Test Design</w:t>
      </w:r>
      <w:bookmarkEnd w:id="31"/>
    </w:p>
    <w:p w14:paraId="43512F95" w14:textId="7367A1C2" w:rsidR="00E631DF" w:rsidRDefault="00092BE1" w:rsidP="00B2073D">
      <w:r>
        <w:t>The</w:t>
      </w:r>
      <w:proofErr w:type="gramStart"/>
      <w:r>
        <w:t>..</w:t>
      </w:r>
      <w:proofErr w:type="gramEnd"/>
    </w:p>
    <w:p w14:paraId="1C9B43BE" w14:textId="77777777" w:rsidR="006160AF" w:rsidRDefault="006160AF" w:rsidP="00B2073D"/>
    <w:p w14:paraId="0E2AD6A8" w14:textId="34897834" w:rsidR="00B2073D" w:rsidRDefault="00092BE1" w:rsidP="00B2073D">
      <w:pPr>
        <w:pStyle w:val="Heading2"/>
      </w:pPr>
      <w:bookmarkStart w:id="32" w:name="_Toc31048469"/>
      <w:r>
        <w:t>Build Model</w:t>
      </w:r>
      <w:bookmarkEnd w:id="32"/>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3" w:name="_Toc31048470"/>
      <w:r>
        <w:t>Assess Model</w:t>
      </w:r>
      <w:bookmarkEnd w:id="33"/>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4" w:name="_Toc31048471"/>
      <w:r>
        <w:lastRenderedPageBreak/>
        <w:t>Evaluation</w:t>
      </w:r>
      <w:bookmarkEnd w:id="34"/>
    </w:p>
    <w:p w14:paraId="4408739A" w14:textId="40DBEBB2" w:rsidR="00FD621A" w:rsidRDefault="00092BE1" w:rsidP="00FD621A">
      <w:pPr>
        <w:pStyle w:val="Heading2"/>
      </w:pPr>
      <w:bookmarkStart w:id="35" w:name="_Toc31048472"/>
      <w:r>
        <w:t>Evaluate Results</w:t>
      </w:r>
      <w:bookmarkEnd w:id="35"/>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6" w:name="_Ref21368078"/>
    </w:p>
    <w:p w14:paraId="43AEE229" w14:textId="03DE360F" w:rsidR="00FD081E" w:rsidRDefault="00092BE1" w:rsidP="00FD081E">
      <w:pPr>
        <w:pStyle w:val="Heading2"/>
      </w:pPr>
      <w:bookmarkStart w:id="37" w:name="_Toc31048473"/>
      <w:bookmarkEnd w:id="36"/>
      <w:r>
        <w:t>Review Process</w:t>
      </w:r>
      <w:bookmarkEnd w:id="37"/>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38" w:name="_Toc31048474"/>
      <w:r>
        <w:t>Determine</w:t>
      </w:r>
      <w:r w:rsidR="00092BE1">
        <w:t xml:space="preserve"> Next Steps</w:t>
      </w:r>
      <w:bookmarkEnd w:id="38"/>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39" w:name="_Toc31048475"/>
      <w:r>
        <w:lastRenderedPageBreak/>
        <w:t>Deployment</w:t>
      </w:r>
      <w:bookmarkEnd w:id="39"/>
    </w:p>
    <w:p w14:paraId="6CFB8DA5" w14:textId="7C21216A" w:rsidR="000A433B" w:rsidRDefault="0054532B" w:rsidP="00921320">
      <w:pPr>
        <w:pStyle w:val="Heading2"/>
      </w:pPr>
      <w:bookmarkStart w:id="40" w:name="_Toc31048476"/>
      <w:r>
        <w:t>Plan Deployment</w:t>
      </w:r>
      <w:bookmarkEnd w:id="40"/>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1" w:name="_Toc31048477"/>
      <w:r>
        <w:t>Plan Monitoring and Maintenance</w:t>
      </w:r>
      <w:bookmarkEnd w:id="41"/>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2" w:name="_Toc31048478"/>
      <w:r>
        <w:t>Produce Final Report</w:t>
      </w:r>
      <w:bookmarkEnd w:id="42"/>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3" w:name="_Toc31048479"/>
      <w:r>
        <w:t>Review Project</w:t>
      </w:r>
      <w:bookmarkEnd w:id="43"/>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4" w:name="_Toc31048480"/>
      <w:r>
        <w:lastRenderedPageBreak/>
        <w:t>Conclusion</w:t>
      </w:r>
      <w:bookmarkEnd w:id="44"/>
    </w:p>
    <w:p w14:paraId="7073E621" w14:textId="4F5675D8" w:rsidR="00527B94" w:rsidRDefault="0054532B" w:rsidP="00527B94">
      <w:pPr>
        <w:pStyle w:val="Heading2"/>
      </w:pPr>
      <w:bookmarkStart w:id="45" w:name="_Toc31048481"/>
      <w:r>
        <w:t>Conclusion</w:t>
      </w:r>
      <w:proofErr w:type="gramStart"/>
      <w:r>
        <w:t>..</w:t>
      </w:r>
      <w:bookmarkEnd w:id="45"/>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6" w:name="_Toc31048482"/>
      <w:r>
        <w:lastRenderedPageBreak/>
        <w:t>Appendices and References</w:t>
      </w:r>
      <w:bookmarkEnd w:id="46"/>
    </w:p>
    <w:p w14:paraId="5D86FE57" w14:textId="07EEAB00" w:rsidR="00701780" w:rsidRDefault="0054532B" w:rsidP="00701780">
      <w:pPr>
        <w:pStyle w:val="Heading2"/>
      </w:pPr>
      <w:bookmarkStart w:id="47" w:name="_Toc31048483"/>
      <w:r>
        <w:t>Appendix A</w:t>
      </w:r>
      <w:r w:rsidR="00FB5200">
        <w:t xml:space="preserve"> Understanding Wine and Types</w:t>
      </w:r>
      <w:bookmarkEnd w:id="47"/>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314A671C" w:rsidR="00AC4976" w:rsidRDefault="0054532B" w:rsidP="00AC4976">
      <w:pPr>
        <w:pStyle w:val="Heading2"/>
      </w:pPr>
      <w:bookmarkStart w:id="48" w:name="_Toc31048484"/>
      <w:r>
        <w:lastRenderedPageBreak/>
        <w:t>References</w:t>
      </w:r>
      <w:bookmarkEnd w:id="48"/>
    </w:p>
    <w:p w14:paraId="592A4E8F" w14:textId="181244A8" w:rsidR="00D95216" w:rsidRDefault="00CF1328" w:rsidP="0054532B">
      <w:r>
        <w:t xml:space="preserve">The use of this Wine Quality dataset in this CA acknowledges the source </w:t>
      </w:r>
      <w:proofErr w:type="gramStart"/>
      <w:r>
        <w:t>publication :</w:t>
      </w:r>
      <w:proofErr w:type="gramEnd"/>
    </w:p>
    <w:p w14:paraId="0FE08CDE" w14:textId="0648790F" w:rsidR="00CF1328" w:rsidRPr="00D95216" w:rsidRDefault="00CF1328" w:rsidP="0054532B">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r>
        <w:rPr>
          <w:sz w:val="21"/>
          <w:szCs w:val="21"/>
          <w:shd w:val="clear" w:color="auto" w:fill="FFFFFF"/>
        </w:rPr>
        <w:t>Modeling</w:t>
      </w:r>
      <w:proofErr w:type="spellEnd"/>
      <w:r>
        <w:rPr>
          <w:sz w:val="21"/>
          <w:szCs w:val="21"/>
          <w:shd w:val="clear" w:color="auto" w:fill="FFFFFF"/>
        </w:rPr>
        <w:t xml:space="preserve"> wine preferences by data mining from physicochemical properties. In Decision Support Systems, Elsevier, 47(4):547-553, 2009.</w:t>
      </w:r>
    </w:p>
    <w:p w14:paraId="4714A4AE" w14:textId="77777777" w:rsidR="00D95216" w:rsidRDefault="00D95216" w:rsidP="00167B7C">
      <w:pPr>
        <w:spacing w:after="100"/>
        <w:ind w:left="1440" w:right="720"/>
      </w:pPr>
    </w:p>
    <w:sectPr w:rsidR="00D95216" w:rsidSect="00DD7DF2">
      <w:headerReference w:type="even" r:id="rId42"/>
      <w:headerReference w:type="default" r:id="rId43"/>
      <w:footerReference w:type="even" r:id="rId44"/>
      <w:footerReference w:type="default" r:id="rId45"/>
      <w:headerReference w:type="first" r:id="rId46"/>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4659B9" w14:textId="77777777" w:rsidR="00353C7E" w:rsidRDefault="00353C7E">
      <w:r>
        <w:separator/>
      </w:r>
    </w:p>
  </w:endnote>
  <w:endnote w:type="continuationSeparator" w:id="0">
    <w:p w14:paraId="62411E03" w14:textId="77777777" w:rsidR="00353C7E" w:rsidRDefault="00353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100039"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100039" w:rsidRDefault="00100039" w:rsidP="003B7959">
          <w:pPr>
            <w:pStyle w:val="Footer"/>
          </w:pPr>
        </w:p>
      </w:tc>
    </w:tr>
    <w:tr w:rsidR="00100039" w14:paraId="49DDF186" w14:textId="77777777" w:rsidTr="001C5E38">
      <w:trPr>
        <w:trHeight w:val="170"/>
      </w:trPr>
      <w:tc>
        <w:tcPr>
          <w:tcW w:w="2000" w:type="pct"/>
          <w:tcBorders>
            <w:top w:val="single" w:sz="4" w:space="0" w:color="auto"/>
          </w:tcBorders>
          <w:shd w:val="clear" w:color="auto" w:fill="auto"/>
        </w:tcPr>
        <w:p w14:paraId="72790463" w14:textId="77777777" w:rsidR="00100039" w:rsidRDefault="00100039"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100039" w:rsidRDefault="00100039" w:rsidP="001C5E38">
          <w:pPr>
            <w:pStyle w:val="Footer"/>
            <w:jc w:val="right"/>
          </w:pPr>
          <w:r>
            <w:t>INCXnnnnDnnn-0.10</w:t>
          </w:r>
        </w:p>
      </w:tc>
    </w:tr>
    <w:tr w:rsidR="00100039" w14:paraId="04243D46" w14:textId="77777777" w:rsidTr="00A10131">
      <w:trPr>
        <w:trHeight w:hRule="exact" w:val="482"/>
      </w:trPr>
      <w:tc>
        <w:tcPr>
          <w:tcW w:w="5000" w:type="pct"/>
          <w:gridSpan w:val="2"/>
          <w:shd w:val="clear" w:color="auto" w:fill="auto"/>
          <w:vAlign w:val="bottom"/>
        </w:tcPr>
        <w:p w14:paraId="628785C8" w14:textId="77777777" w:rsidR="00100039" w:rsidRDefault="00100039" w:rsidP="003B7959">
          <w:pPr>
            <w:pStyle w:val="ClassificationFooter"/>
          </w:pPr>
          <w:r>
            <w:t>Commercial in Confidence</w:t>
          </w:r>
        </w:p>
      </w:tc>
    </w:tr>
  </w:tbl>
  <w:p w14:paraId="7D4F6451" w14:textId="77777777" w:rsidR="00100039" w:rsidRDefault="00100039"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0039"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100039" w:rsidRDefault="00100039" w:rsidP="003B7959">
          <w:pPr>
            <w:pStyle w:val="Footer"/>
          </w:pPr>
        </w:p>
      </w:tc>
    </w:tr>
    <w:tr w:rsidR="00100039" w14:paraId="520C7CBD" w14:textId="77777777" w:rsidTr="001C5E38">
      <w:trPr>
        <w:trHeight w:val="170"/>
      </w:trPr>
      <w:tc>
        <w:tcPr>
          <w:tcW w:w="3000" w:type="pct"/>
          <w:tcBorders>
            <w:top w:val="single" w:sz="4" w:space="0" w:color="auto"/>
          </w:tcBorders>
          <w:shd w:val="clear" w:color="auto" w:fill="auto"/>
        </w:tcPr>
        <w:p w14:paraId="53E46749" w14:textId="77B4EE79" w:rsidR="00100039" w:rsidRDefault="00100039"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100039" w:rsidRDefault="00100039" w:rsidP="001C5E38">
          <w:pPr>
            <w:pStyle w:val="Footer"/>
            <w:jc w:val="right"/>
          </w:pPr>
          <w:r>
            <w:t xml:space="preserve">Page </w:t>
          </w:r>
          <w:r>
            <w:fldChar w:fldCharType="begin"/>
          </w:r>
          <w:r>
            <w:instrText xml:space="preserve"> PAGE </w:instrText>
          </w:r>
          <w:r>
            <w:fldChar w:fldCharType="separate"/>
          </w:r>
          <w:r w:rsidR="004A51B2">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4A51B2">
            <w:rPr>
              <w:noProof/>
            </w:rPr>
            <w:t>28</w:t>
          </w:r>
          <w:r>
            <w:rPr>
              <w:noProof/>
            </w:rPr>
            <w:fldChar w:fldCharType="end"/>
          </w:r>
        </w:p>
      </w:tc>
    </w:tr>
    <w:tr w:rsidR="00100039" w14:paraId="3FFE7541" w14:textId="77777777" w:rsidTr="00A10131">
      <w:trPr>
        <w:trHeight w:hRule="exact" w:val="482"/>
      </w:trPr>
      <w:tc>
        <w:tcPr>
          <w:tcW w:w="5000" w:type="pct"/>
          <w:gridSpan w:val="2"/>
          <w:shd w:val="clear" w:color="auto" w:fill="auto"/>
          <w:vAlign w:val="bottom"/>
        </w:tcPr>
        <w:p w14:paraId="441A4CBB" w14:textId="77777777" w:rsidR="00100039" w:rsidRDefault="00100039" w:rsidP="003B7959">
          <w:pPr>
            <w:pStyle w:val="ClassificationFooter"/>
          </w:pPr>
        </w:p>
      </w:tc>
    </w:tr>
  </w:tbl>
  <w:p w14:paraId="1FE517DB" w14:textId="77777777" w:rsidR="00100039" w:rsidRDefault="00100039"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0039"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100039" w:rsidRDefault="00100039" w:rsidP="003B7959">
          <w:pPr>
            <w:pStyle w:val="Footer"/>
          </w:pPr>
        </w:p>
      </w:tc>
    </w:tr>
    <w:tr w:rsidR="00100039" w14:paraId="0A6993B8" w14:textId="77777777" w:rsidTr="001C5E38">
      <w:trPr>
        <w:trHeight w:val="170"/>
      </w:trPr>
      <w:tc>
        <w:tcPr>
          <w:tcW w:w="3000" w:type="pct"/>
          <w:tcBorders>
            <w:top w:val="single" w:sz="4" w:space="0" w:color="auto"/>
          </w:tcBorders>
          <w:shd w:val="clear" w:color="auto" w:fill="auto"/>
        </w:tcPr>
        <w:p w14:paraId="6E1489AD" w14:textId="77777777" w:rsidR="00100039" w:rsidRDefault="00100039" w:rsidP="003B7959">
          <w:pPr>
            <w:pStyle w:val="Footer"/>
          </w:pPr>
        </w:p>
      </w:tc>
      <w:tc>
        <w:tcPr>
          <w:tcW w:w="2500" w:type="pct"/>
          <w:tcBorders>
            <w:top w:val="single" w:sz="4" w:space="0" w:color="auto"/>
          </w:tcBorders>
          <w:shd w:val="clear" w:color="auto" w:fill="auto"/>
        </w:tcPr>
        <w:p w14:paraId="24F29C79" w14:textId="77777777" w:rsidR="00100039" w:rsidRDefault="00100039" w:rsidP="001C5E38">
          <w:pPr>
            <w:pStyle w:val="Footer"/>
            <w:jc w:val="right"/>
          </w:pPr>
        </w:p>
      </w:tc>
    </w:tr>
    <w:tr w:rsidR="00100039" w14:paraId="3F280D59" w14:textId="77777777" w:rsidTr="00A10131">
      <w:trPr>
        <w:trHeight w:hRule="exact" w:val="482"/>
      </w:trPr>
      <w:tc>
        <w:tcPr>
          <w:tcW w:w="5000" w:type="pct"/>
          <w:gridSpan w:val="2"/>
          <w:shd w:val="clear" w:color="auto" w:fill="auto"/>
          <w:vAlign w:val="bottom"/>
        </w:tcPr>
        <w:p w14:paraId="0F54B172" w14:textId="77777777" w:rsidR="00100039" w:rsidRDefault="00100039" w:rsidP="003B7959">
          <w:pPr>
            <w:pStyle w:val="ClassificationFooter"/>
          </w:pPr>
        </w:p>
      </w:tc>
    </w:tr>
  </w:tbl>
  <w:p w14:paraId="7E94EC3D" w14:textId="77777777" w:rsidR="00100039" w:rsidRDefault="00100039"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100039"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100039" w:rsidRDefault="00100039" w:rsidP="003B7959">
          <w:pPr>
            <w:pStyle w:val="Footer"/>
          </w:pPr>
        </w:p>
      </w:tc>
    </w:tr>
    <w:tr w:rsidR="00100039" w14:paraId="5F2CE77F" w14:textId="77777777" w:rsidTr="001C5E38">
      <w:trPr>
        <w:trHeight w:val="170"/>
      </w:trPr>
      <w:tc>
        <w:tcPr>
          <w:tcW w:w="2000" w:type="pct"/>
          <w:tcBorders>
            <w:top w:val="single" w:sz="4" w:space="0" w:color="auto"/>
          </w:tcBorders>
          <w:shd w:val="clear" w:color="auto" w:fill="auto"/>
        </w:tcPr>
        <w:p w14:paraId="76F3C7A3" w14:textId="77777777" w:rsidR="00100039" w:rsidRDefault="00100039"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100039" w:rsidRDefault="00100039" w:rsidP="001C5E38">
          <w:pPr>
            <w:pStyle w:val="Footer"/>
            <w:jc w:val="right"/>
          </w:pPr>
          <w:r>
            <w:t>INCXnnnnDnnn-0.10</w:t>
          </w:r>
        </w:p>
      </w:tc>
    </w:tr>
    <w:tr w:rsidR="00100039" w14:paraId="6A94D47B" w14:textId="77777777" w:rsidTr="00A10131">
      <w:trPr>
        <w:trHeight w:hRule="exact" w:val="482"/>
      </w:trPr>
      <w:tc>
        <w:tcPr>
          <w:tcW w:w="5000" w:type="pct"/>
          <w:gridSpan w:val="2"/>
          <w:shd w:val="clear" w:color="auto" w:fill="auto"/>
          <w:vAlign w:val="bottom"/>
        </w:tcPr>
        <w:p w14:paraId="58B9CA5A" w14:textId="77777777" w:rsidR="00100039" w:rsidRDefault="00100039" w:rsidP="003B7959">
          <w:pPr>
            <w:pStyle w:val="ClassificationFooter"/>
          </w:pPr>
          <w:r>
            <w:t>Commercial in Confidence</w:t>
          </w:r>
        </w:p>
      </w:tc>
    </w:tr>
  </w:tbl>
  <w:p w14:paraId="6AA86133" w14:textId="77777777" w:rsidR="00100039" w:rsidRDefault="00100039"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0039"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100039" w:rsidRDefault="00100039" w:rsidP="003B7959">
          <w:pPr>
            <w:pStyle w:val="Footer"/>
          </w:pPr>
        </w:p>
      </w:tc>
    </w:tr>
    <w:tr w:rsidR="00100039" w14:paraId="106C8C1D" w14:textId="77777777" w:rsidTr="001C5E38">
      <w:trPr>
        <w:trHeight w:val="170"/>
      </w:trPr>
      <w:tc>
        <w:tcPr>
          <w:tcW w:w="3000" w:type="pct"/>
          <w:tcBorders>
            <w:top w:val="single" w:sz="4" w:space="0" w:color="auto"/>
          </w:tcBorders>
          <w:shd w:val="clear" w:color="auto" w:fill="auto"/>
        </w:tcPr>
        <w:p w14:paraId="73ACE3F0" w14:textId="7D34A4CE" w:rsidR="00100039" w:rsidRDefault="00100039" w:rsidP="003B7959">
          <w:pPr>
            <w:pStyle w:val="Footer"/>
          </w:pPr>
          <w:r>
            <w:t>B8IT108 Data and Web Mining  CA</w:t>
          </w:r>
        </w:p>
      </w:tc>
      <w:tc>
        <w:tcPr>
          <w:tcW w:w="2500" w:type="pct"/>
          <w:tcBorders>
            <w:top w:val="single" w:sz="4" w:space="0" w:color="auto"/>
          </w:tcBorders>
          <w:shd w:val="clear" w:color="auto" w:fill="auto"/>
        </w:tcPr>
        <w:p w14:paraId="4AB1573D" w14:textId="77777777" w:rsidR="00100039" w:rsidRDefault="00100039" w:rsidP="001C5E38">
          <w:pPr>
            <w:pStyle w:val="Footer"/>
            <w:jc w:val="right"/>
          </w:pPr>
          <w:r>
            <w:t xml:space="preserve">Page </w:t>
          </w:r>
          <w:r>
            <w:fldChar w:fldCharType="begin"/>
          </w:r>
          <w:r>
            <w:instrText xml:space="preserve"> PAGE </w:instrText>
          </w:r>
          <w:r>
            <w:fldChar w:fldCharType="separate"/>
          </w:r>
          <w:r w:rsidR="004A51B2">
            <w:rPr>
              <w:noProof/>
            </w:rPr>
            <w:t>6</w:t>
          </w:r>
          <w:r>
            <w:fldChar w:fldCharType="end"/>
          </w:r>
          <w:r>
            <w:t xml:space="preserve"> of </w:t>
          </w:r>
          <w:r>
            <w:rPr>
              <w:noProof/>
            </w:rPr>
            <w:fldChar w:fldCharType="begin"/>
          </w:r>
          <w:r>
            <w:rPr>
              <w:noProof/>
            </w:rPr>
            <w:instrText xml:space="preserve"> NUMPAGES </w:instrText>
          </w:r>
          <w:r>
            <w:rPr>
              <w:noProof/>
            </w:rPr>
            <w:fldChar w:fldCharType="separate"/>
          </w:r>
          <w:r w:rsidR="004A51B2">
            <w:rPr>
              <w:noProof/>
            </w:rPr>
            <w:t>28</w:t>
          </w:r>
          <w:r>
            <w:rPr>
              <w:noProof/>
            </w:rPr>
            <w:fldChar w:fldCharType="end"/>
          </w:r>
        </w:p>
      </w:tc>
    </w:tr>
    <w:tr w:rsidR="00100039" w14:paraId="77BE88AD" w14:textId="77777777" w:rsidTr="00A10131">
      <w:trPr>
        <w:trHeight w:hRule="exact" w:val="482"/>
      </w:trPr>
      <w:tc>
        <w:tcPr>
          <w:tcW w:w="5000" w:type="pct"/>
          <w:gridSpan w:val="2"/>
          <w:shd w:val="clear" w:color="auto" w:fill="auto"/>
          <w:vAlign w:val="bottom"/>
        </w:tcPr>
        <w:p w14:paraId="2F47FCEB" w14:textId="77777777" w:rsidR="00100039" w:rsidRDefault="00100039" w:rsidP="003B7959">
          <w:pPr>
            <w:pStyle w:val="ClassificationFooter"/>
          </w:pPr>
        </w:p>
      </w:tc>
    </w:tr>
  </w:tbl>
  <w:p w14:paraId="638E55B9" w14:textId="77777777" w:rsidR="00100039" w:rsidRDefault="00100039"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01BD0" w14:textId="77777777" w:rsidR="00353C7E" w:rsidRDefault="00353C7E">
      <w:r>
        <w:separator/>
      </w:r>
    </w:p>
  </w:footnote>
  <w:footnote w:type="continuationSeparator" w:id="0">
    <w:p w14:paraId="670EC7CA" w14:textId="77777777" w:rsidR="00353C7E" w:rsidRDefault="00353C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100039" w:rsidRDefault="00100039" w:rsidP="00A10131">
          <w:pPr>
            <w:pStyle w:val="Classification"/>
          </w:pPr>
          <w:r>
            <w:t>Commercial in Confidence</w:t>
          </w:r>
        </w:p>
      </w:tc>
    </w:tr>
    <w:tr w:rsidR="00100039" w14:paraId="3BEEACE8" w14:textId="77777777" w:rsidTr="001C5E38">
      <w:trPr>
        <w:trHeight w:hRule="exact" w:val="170"/>
      </w:trPr>
      <w:tc>
        <w:tcPr>
          <w:tcW w:w="5000" w:type="pct"/>
          <w:tcBorders>
            <w:top w:val="single" w:sz="4" w:space="0" w:color="auto"/>
          </w:tcBorders>
          <w:shd w:val="clear" w:color="auto" w:fill="auto"/>
        </w:tcPr>
        <w:p w14:paraId="597D6DEB" w14:textId="77777777" w:rsidR="00100039" w:rsidRDefault="00100039" w:rsidP="003B7959">
          <w:pPr>
            <w:pStyle w:val="Header"/>
          </w:pPr>
        </w:p>
      </w:tc>
    </w:tr>
  </w:tbl>
  <w:p w14:paraId="4E6C26A2" w14:textId="77777777" w:rsidR="00100039" w:rsidRDefault="00100039"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100039" w:rsidRDefault="00100039" w:rsidP="00A10131">
          <w:pPr>
            <w:pStyle w:val="Classification"/>
          </w:pPr>
        </w:p>
      </w:tc>
    </w:tr>
    <w:tr w:rsidR="00100039" w14:paraId="35668D3B" w14:textId="77777777" w:rsidTr="001C5E38">
      <w:trPr>
        <w:trHeight w:hRule="exact" w:val="170"/>
      </w:trPr>
      <w:tc>
        <w:tcPr>
          <w:tcW w:w="5000" w:type="pct"/>
          <w:tcBorders>
            <w:top w:val="single" w:sz="4" w:space="0" w:color="auto"/>
          </w:tcBorders>
          <w:shd w:val="clear" w:color="auto" w:fill="auto"/>
        </w:tcPr>
        <w:p w14:paraId="336499A1" w14:textId="77777777" w:rsidR="00100039" w:rsidRDefault="00100039" w:rsidP="003B7959">
          <w:pPr>
            <w:pStyle w:val="Header"/>
          </w:pPr>
        </w:p>
      </w:tc>
    </w:tr>
  </w:tbl>
  <w:p w14:paraId="3A44DECF" w14:textId="77777777" w:rsidR="00100039" w:rsidRDefault="00100039"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100039" w:rsidRDefault="00100039" w:rsidP="00A10131">
          <w:pPr>
            <w:pStyle w:val="Classification"/>
          </w:pPr>
        </w:p>
      </w:tc>
    </w:tr>
    <w:tr w:rsidR="00100039" w14:paraId="720EB137" w14:textId="77777777" w:rsidTr="001C5E38">
      <w:trPr>
        <w:trHeight w:hRule="exact" w:val="113"/>
      </w:trPr>
      <w:tc>
        <w:tcPr>
          <w:tcW w:w="5000" w:type="pct"/>
          <w:tcBorders>
            <w:top w:val="single" w:sz="4" w:space="0" w:color="auto"/>
          </w:tcBorders>
          <w:shd w:val="clear" w:color="auto" w:fill="auto"/>
        </w:tcPr>
        <w:p w14:paraId="4AAD3673" w14:textId="77777777" w:rsidR="00100039" w:rsidRDefault="00100039" w:rsidP="003B7959">
          <w:pPr>
            <w:pStyle w:val="Header"/>
          </w:pPr>
        </w:p>
      </w:tc>
    </w:tr>
  </w:tbl>
  <w:p w14:paraId="38B18A36" w14:textId="77777777" w:rsidR="00100039" w:rsidRDefault="00100039"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100039" w:rsidRDefault="00100039" w:rsidP="00A10131">
          <w:pPr>
            <w:pStyle w:val="Classification"/>
          </w:pPr>
          <w:r>
            <w:t>Commercial in Confidence</w:t>
          </w:r>
        </w:p>
      </w:tc>
    </w:tr>
    <w:tr w:rsidR="00100039" w14:paraId="2C092A2F" w14:textId="77777777" w:rsidTr="001C5E38">
      <w:trPr>
        <w:trHeight w:hRule="exact" w:val="170"/>
      </w:trPr>
      <w:tc>
        <w:tcPr>
          <w:tcW w:w="5000" w:type="pct"/>
          <w:tcBorders>
            <w:top w:val="single" w:sz="4" w:space="0" w:color="auto"/>
          </w:tcBorders>
          <w:shd w:val="clear" w:color="auto" w:fill="auto"/>
        </w:tcPr>
        <w:p w14:paraId="3B4047A4" w14:textId="77777777" w:rsidR="00100039" w:rsidRDefault="00100039" w:rsidP="003B7959">
          <w:pPr>
            <w:pStyle w:val="Header"/>
          </w:pPr>
        </w:p>
      </w:tc>
    </w:tr>
  </w:tbl>
  <w:p w14:paraId="76A40B1D" w14:textId="77777777" w:rsidR="00100039" w:rsidRDefault="00100039"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0039"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100039" w:rsidRDefault="00100039"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100039" w14:paraId="3412ED4B" w14:textId="77777777" w:rsidTr="001C5E38">
      <w:trPr>
        <w:trHeight w:hRule="exact" w:val="170"/>
      </w:trPr>
      <w:tc>
        <w:tcPr>
          <w:tcW w:w="5000" w:type="pct"/>
          <w:tcBorders>
            <w:top w:val="single" w:sz="4" w:space="0" w:color="auto"/>
          </w:tcBorders>
          <w:shd w:val="clear" w:color="auto" w:fill="auto"/>
        </w:tcPr>
        <w:p w14:paraId="1D6E85E2" w14:textId="77777777" w:rsidR="00100039" w:rsidRDefault="00100039" w:rsidP="003B7959">
          <w:pPr>
            <w:pStyle w:val="Header"/>
          </w:pPr>
        </w:p>
      </w:tc>
    </w:tr>
  </w:tbl>
  <w:p w14:paraId="552626F1" w14:textId="77777777" w:rsidR="00100039" w:rsidRDefault="00100039"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100039" w:rsidRDefault="001000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9">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2">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5">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6">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4">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5">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1"/>
  </w:num>
  <w:num w:numId="2">
    <w:abstractNumId w:val="28"/>
  </w:num>
  <w:num w:numId="3">
    <w:abstractNumId w:val="16"/>
  </w:num>
  <w:num w:numId="4">
    <w:abstractNumId w:val="18"/>
  </w:num>
  <w:num w:numId="5">
    <w:abstractNumId w:val="20"/>
  </w:num>
  <w:num w:numId="6">
    <w:abstractNumId w:val="31"/>
  </w:num>
  <w:num w:numId="7">
    <w:abstractNumId w:val="8"/>
  </w:num>
  <w:num w:numId="8">
    <w:abstractNumId w:val="37"/>
  </w:num>
  <w:num w:numId="9">
    <w:abstractNumId w:val="23"/>
  </w:num>
  <w:num w:numId="10">
    <w:abstractNumId w:val="0"/>
  </w:num>
  <w:num w:numId="11">
    <w:abstractNumId w:val="30"/>
  </w:num>
  <w:num w:numId="12">
    <w:abstractNumId w:val="14"/>
  </w:num>
  <w:num w:numId="13">
    <w:abstractNumId w:val="1"/>
  </w:num>
  <w:num w:numId="14">
    <w:abstractNumId w:val="3"/>
  </w:num>
  <w:num w:numId="15">
    <w:abstractNumId w:val="27"/>
  </w:num>
  <w:num w:numId="16">
    <w:abstractNumId w:val="19"/>
  </w:num>
  <w:num w:numId="17">
    <w:abstractNumId w:val="34"/>
  </w:num>
  <w:num w:numId="18">
    <w:abstractNumId w:val="22"/>
  </w:num>
  <w:num w:numId="19">
    <w:abstractNumId w:val="29"/>
  </w:num>
  <w:num w:numId="20">
    <w:abstractNumId w:val="17"/>
  </w:num>
  <w:num w:numId="21">
    <w:abstractNumId w:val="10"/>
  </w:num>
  <w:num w:numId="22">
    <w:abstractNumId w:val="6"/>
  </w:num>
  <w:num w:numId="23">
    <w:abstractNumId w:val="24"/>
  </w:num>
  <w:num w:numId="24">
    <w:abstractNumId w:val="15"/>
  </w:num>
  <w:num w:numId="25">
    <w:abstractNumId w:val="33"/>
  </w:num>
  <w:num w:numId="26">
    <w:abstractNumId w:val="35"/>
  </w:num>
  <w:num w:numId="27">
    <w:abstractNumId w:val="13"/>
  </w:num>
  <w:num w:numId="28">
    <w:abstractNumId w:val="32"/>
  </w:num>
  <w:num w:numId="29">
    <w:abstractNumId w:val="21"/>
  </w:num>
  <w:num w:numId="30">
    <w:abstractNumId w:val="9"/>
  </w:num>
  <w:num w:numId="31">
    <w:abstractNumId w:val="36"/>
  </w:num>
  <w:num w:numId="32">
    <w:abstractNumId w:val="25"/>
  </w:num>
  <w:num w:numId="33">
    <w:abstractNumId w:val="4"/>
  </w:num>
  <w:num w:numId="34">
    <w:abstractNumId w:val="12"/>
  </w:num>
  <w:num w:numId="35">
    <w:abstractNumId w:val="26"/>
  </w:num>
  <w:num w:numId="36">
    <w:abstractNumId w:val="2"/>
  </w:num>
  <w:num w:numId="37">
    <w:abstractNumId w:val="7"/>
  </w:num>
  <w:num w:numId="38">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2B25"/>
    <w:rsid w:val="000B34F6"/>
    <w:rsid w:val="000C0B27"/>
    <w:rsid w:val="000C2189"/>
    <w:rsid w:val="000C2E3E"/>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32E4"/>
    <w:rsid w:val="0014642A"/>
    <w:rsid w:val="001465C0"/>
    <w:rsid w:val="00150B05"/>
    <w:rsid w:val="00151025"/>
    <w:rsid w:val="00151091"/>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58A"/>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6D5C"/>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E76FD"/>
    <w:rsid w:val="002F004D"/>
    <w:rsid w:val="002F1FA8"/>
    <w:rsid w:val="002F2378"/>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5017FB"/>
    <w:rsid w:val="00501EB4"/>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2AF5"/>
    <w:rsid w:val="005F4DAC"/>
    <w:rsid w:val="005F6357"/>
    <w:rsid w:val="005F7972"/>
    <w:rsid w:val="005F7A9A"/>
    <w:rsid w:val="0060026A"/>
    <w:rsid w:val="006002DA"/>
    <w:rsid w:val="00602ED6"/>
    <w:rsid w:val="00604214"/>
    <w:rsid w:val="0060447E"/>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6F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2649"/>
    <w:rsid w:val="00962C2F"/>
    <w:rsid w:val="009633BF"/>
    <w:rsid w:val="00964FB3"/>
    <w:rsid w:val="009659BB"/>
    <w:rsid w:val="009667EC"/>
    <w:rsid w:val="00970D88"/>
    <w:rsid w:val="00971538"/>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73F2"/>
    <w:rsid w:val="00A7013A"/>
    <w:rsid w:val="00A71476"/>
    <w:rsid w:val="00A71D60"/>
    <w:rsid w:val="00A71F85"/>
    <w:rsid w:val="00A72A7A"/>
    <w:rsid w:val="00A734A7"/>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70257"/>
    <w:rsid w:val="00B704FE"/>
    <w:rsid w:val="00B72340"/>
    <w:rsid w:val="00B739DC"/>
    <w:rsid w:val="00B74634"/>
    <w:rsid w:val="00B7597A"/>
    <w:rsid w:val="00B764F3"/>
    <w:rsid w:val="00B82DB8"/>
    <w:rsid w:val="00B84BCF"/>
    <w:rsid w:val="00B8564F"/>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307E5"/>
    <w:rsid w:val="00C30E5B"/>
    <w:rsid w:val="00C312AD"/>
    <w:rsid w:val="00C32BD8"/>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931A4"/>
    <w:rsid w:val="00D95216"/>
    <w:rsid w:val="00D9743C"/>
    <w:rsid w:val="00D97F5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84C61"/>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header" Target="header6.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8050A084-B7CF-4EE9-A530-A9AFACA10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28</Pages>
  <Words>4154</Words>
  <Characters>23683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27782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dc:creator>
  <cp:keywords>Data and Web Mining</cp:keywords>
  <cp:lastModifiedBy>Finnegan, Ciaran (IE Dublin)</cp:lastModifiedBy>
  <cp:revision>23</cp:revision>
  <cp:lastPrinted>2007-06-14T13:02:00Z</cp:lastPrinted>
  <dcterms:created xsi:type="dcterms:W3CDTF">2020-01-27T16:54:00Z</dcterms:created>
  <dcterms:modified xsi:type="dcterms:W3CDTF">2020-01-27T20:13:00Z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